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  <w:bookmarkStart w:id="0" w:name="_Toc220122917"/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8A42D8">
      <w:pPr>
        <w:spacing w:line="360" w:lineRule="auto"/>
        <w:jc w:val="center"/>
        <w:rPr>
          <w:rFonts w:eastAsia="楷体_GB2312"/>
          <w:b/>
          <w:bCs/>
          <w:sz w:val="52"/>
        </w:rPr>
      </w:pPr>
      <w:del w:id="1" w:author="Microsoft 帐户" w:date="2026-04-22T10:36:00Z">
        <w:r w:rsidDel="008A42D8">
          <w:rPr>
            <w:rFonts w:eastAsia="楷体_GB2312" w:hint="eastAsia"/>
            <w:b/>
            <w:bCs/>
            <w:sz w:val="52"/>
            <w:lang w:val="en-US" w:eastAsia="zh-CN"/>
          </w:rPr>
          <w:delText>电子文件下载</w:delText>
        </w:r>
      </w:del>
      <w:ins w:id="2" w:author="Microsoft 帐户" w:date="2026-04-22T10:36:00Z">
        <w:r>
          <w:rPr>
            <w:rFonts w:eastAsia="楷体_GB2312" w:hint="eastAsia"/>
            <w:b/>
            <w:bCs/>
            <w:sz w:val="52"/>
            <w:lang w:val="en-US" w:eastAsia="zh-CN"/>
          </w:rPr>
          <w:t>语伴</w:t>
        </w:r>
        <w:r>
          <w:rPr>
            <w:rFonts w:eastAsia="楷体_GB2312" w:hint="eastAsia"/>
            <w:b/>
            <w:bCs/>
            <w:sz w:val="52"/>
            <w:lang w:val="en-US" w:eastAsia="zh-CN"/>
          </w:rPr>
          <w:t>A</w:t>
        </w:r>
        <w:r>
          <w:rPr>
            <w:rFonts w:eastAsia="楷体_GB2312"/>
            <w:b/>
            <w:bCs/>
            <w:sz w:val="52"/>
            <w:lang w:val="en-US" w:eastAsia="zh-CN"/>
          </w:rPr>
          <w:t>PP</w:t>
        </w:r>
      </w:ins>
      <w:r>
        <w:rPr>
          <w:rFonts w:eastAsia="楷体_GB2312" w:hint="eastAsia"/>
          <w:b/>
          <w:bCs/>
          <w:sz w:val="52"/>
          <w:lang w:eastAsia="zh-CN"/>
        </w:rPr>
        <w:t>用例说明书</w:t>
      </w:r>
    </w:p>
    <w:p w:rsidR="00930B06" w:rsidDel="008A42D8" w:rsidRDefault="008A42D8">
      <w:pPr>
        <w:spacing w:line="360" w:lineRule="auto"/>
        <w:jc w:val="center"/>
        <w:rPr>
          <w:del w:id="3" w:author="Microsoft 帐户" w:date="2026-04-22T10:36:00Z"/>
          <w:rFonts w:eastAsia="楷体_GB2312"/>
          <w:b/>
          <w:bCs/>
          <w:sz w:val="52"/>
        </w:rPr>
      </w:pPr>
      <w:del w:id="4" w:author="Microsoft 帐户" w:date="2026-04-22T10:36:00Z">
        <w:r w:rsidDel="008A42D8">
          <w:rPr>
            <w:rFonts w:eastAsiaTheme="minorEastAsia" w:cs="Arial" w:hint="eastAsia"/>
            <w:b/>
            <w:bCs/>
            <w:sz w:val="36"/>
            <w:szCs w:val="36"/>
            <w:lang w:eastAsia="zh-CN"/>
          </w:rPr>
          <w:delText>（</w:delText>
        </w:r>
        <w:r w:rsidDel="008A42D8">
          <w:rPr>
            <w:rFonts w:eastAsiaTheme="minorEastAsia" w:cs="Arial" w:hint="eastAsia"/>
            <w:b/>
            <w:bCs/>
            <w:sz w:val="36"/>
            <w:szCs w:val="36"/>
            <w:lang w:val="en-US" w:eastAsia="zh-CN"/>
          </w:rPr>
          <w:delText>20251223-001</w:delText>
        </w:r>
        <w:r w:rsidDel="008A42D8">
          <w:rPr>
            <w:rFonts w:eastAsiaTheme="minorEastAsia" w:cs="Arial" w:hint="eastAsia"/>
            <w:b/>
            <w:bCs/>
            <w:sz w:val="36"/>
            <w:szCs w:val="36"/>
            <w:lang w:eastAsia="zh-CN"/>
          </w:rPr>
          <w:delText>）</w:delText>
        </w:r>
      </w:del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52"/>
        </w:rPr>
      </w:pP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32"/>
          <w:szCs w:val="32"/>
        </w:rPr>
      </w:pPr>
    </w:p>
    <w:p w:rsidR="00930B06" w:rsidRDefault="008A42D8">
      <w:pPr>
        <w:spacing w:line="360" w:lineRule="auto"/>
        <w:jc w:val="center"/>
        <w:rPr>
          <w:rFonts w:eastAsia="楷体_GB2312"/>
          <w:b/>
          <w:bCs/>
          <w:sz w:val="32"/>
          <w:szCs w:val="32"/>
          <w:lang w:val="en-US" w:eastAsia="zh-CN"/>
        </w:rPr>
      </w:pPr>
      <w:del w:id="5" w:author="Microsoft 帐户" w:date="2026-04-22T10:36:00Z">
        <w:r w:rsidDel="008A42D8">
          <w:rPr>
            <w:rFonts w:eastAsia="楷体_GB2312"/>
            <w:b/>
            <w:bCs/>
            <w:sz w:val="32"/>
            <w:szCs w:val="32"/>
          </w:rPr>
          <w:delText>20</w:delText>
        </w:r>
        <w:r w:rsidDel="008A42D8">
          <w:rPr>
            <w:rFonts w:eastAsia="楷体_GB2312" w:hint="eastAsia"/>
            <w:b/>
            <w:bCs/>
            <w:sz w:val="32"/>
            <w:szCs w:val="32"/>
            <w:lang w:val="en-US" w:eastAsia="zh-CN"/>
          </w:rPr>
          <w:delText>25</w:delText>
        </w:r>
      </w:del>
      <w:ins w:id="6" w:author="Microsoft 帐户" w:date="2026-04-22T10:36:00Z">
        <w:r>
          <w:rPr>
            <w:rFonts w:eastAsia="楷体_GB2312"/>
            <w:b/>
            <w:bCs/>
            <w:sz w:val="32"/>
            <w:szCs w:val="32"/>
          </w:rPr>
          <w:t>20</w:t>
        </w:r>
        <w:r>
          <w:rPr>
            <w:rFonts w:eastAsia="楷体_GB2312" w:hint="eastAsia"/>
            <w:b/>
            <w:bCs/>
            <w:sz w:val="32"/>
            <w:szCs w:val="32"/>
            <w:lang w:val="en-US" w:eastAsia="zh-CN"/>
          </w:rPr>
          <w:t>2</w:t>
        </w:r>
        <w:r>
          <w:rPr>
            <w:rFonts w:eastAsia="楷体_GB2312"/>
            <w:b/>
            <w:bCs/>
            <w:sz w:val="32"/>
            <w:szCs w:val="32"/>
            <w:lang w:val="en-US" w:eastAsia="zh-CN"/>
          </w:rPr>
          <w:t>6</w:t>
        </w:r>
      </w:ins>
      <w:r>
        <w:rPr>
          <w:rFonts w:eastAsia="楷体_GB2312"/>
          <w:b/>
          <w:bCs/>
          <w:sz w:val="32"/>
          <w:szCs w:val="32"/>
        </w:rPr>
        <w:t>-</w:t>
      </w:r>
      <w:del w:id="7" w:author="Microsoft 帐户" w:date="2026-04-22T10:36:00Z">
        <w:r w:rsidDel="008A42D8">
          <w:rPr>
            <w:rFonts w:eastAsia="楷体_GB2312" w:hint="eastAsia"/>
            <w:b/>
            <w:bCs/>
            <w:sz w:val="32"/>
            <w:szCs w:val="32"/>
            <w:lang w:val="en-US" w:eastAsia="zh-CN"/>
          </w:rPr>
          <w:delText>1</w:delText>
        </w:r>
        <w:r w:rsidDel="008A42D8">
          <w:rPr>
            <w:rFonts w:eastAsia="楷体_GB2312" w:hint="eastAsia"/>
            <w:b/>
            <w:bCs/>
            <w:sz w:val="32"/>
            <w:szCs w:val="32"/>
            <w:lang w:eastAsia="zh-CN"/>
          </w:rPr>
          <w:delText>2</w:delText>
        </w:r>
      </w:del>
      <w:ins w:id="8" w:author="Microsoft 帐户" w:date="2026-04-22T10:36:00Z">
        <w:r>
          <w:rPr>
            <w:rFonts w:eastAsia="楷体_GB2312"/>
            <w:b/>
            <w:bCs/>
            <w:sz w:val="32"/>
            <w:szCs w:val="32"/>
            <w:lang w:val="en-US" w:eastAsia="zh-CN"/>
          </w:rPr>
          <w:t>4</w:t>
        </w:r>
      </w:ins>
      <w:r>
        <w:rPr>
          <w:rFonts w:eastAsia="楷体_GB2312"/>
          <w:b/>
          <w:bCs/>
          <w:sz w:val="32"/>
          <w:szCs w:val="32"/>
        </w:rPr>
        <w:t>-</w:t>
      </w:r>
      <w:r>
        <w:rPr>
          <w:rFonts w:eastAsia="楷体_GB2312" w:hint="eastAsia"/>
          <w:b/>
          <w:bCs/>
          <w:sz w:val="32"/>
          <w:szCs w:val="32"/>
          <w:lang w:val="en-US" w:eastAsia="zh-CN"/>
        </w:rPr>
        <w:t>23</w:t>
      </w:r>
    </w:p>
    <w:p w:rsidR="00930B06" w:rsidRDefault="00930B06">
      <w:pPr>
        <w:spacing w:line="360" w:lineRule="auto"/>
        <w:jc w:val="center"/>
        <w:rPr>
          <w:rFonts w:eastAsia="楷体_GB2312"/>
          <w:b/>
          <w:bCs/>
          <w:sz w:val="32"/>
          <w:szCs w:val="32"/>
          <w:lang w:eastAsia="zh-CN"/>
        </w:rPr>
      </w:pPr>
    </w:p>
    <w:bookmarkEnd w:id="0"/>
    <w:p w:rsidR="00930B06" w:rsidRDefault="008A42D8">
      <w:pPr>
        <w:ind w:right="160"/>
        <w:jc w:val="right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br w:type="page"/>
      </w:r>
      <w:r>
        <w:rPr>
          <w:rFonts w:cs="Arial" w:hint="eastAsia"/>
          <w:b/>
          <w:i/>
          <w:sz w:val="32"/>
          <w:szCs w:val="32"/>
        </w:rPr>
        <w:lastRenderedPageBreak/>
        <w:t xml:space="preserve"> </w:t>
      </w:r>
    </w:p>
    <w:p w:rsidR="00930B06" w:rsidRDefault="008A42D8">
      <w:pPr>
        <w:jc w:val="center"/>
        <w:rPr>
          <w:rFonts w:cs="Arial"/>
          <w:b/>
          <w:sz w:val="28"/>
          <w:szCs w:val="28"/>
          <w:u w:val="single"/>
        </w:rPr>
      </w:pPr>
      <w:r>
        <w:rPr>
          <w:rFonts w:eastAsia="宋体" w:cs="Arial" w:hint="eastAsia"/>
          <w:b/>
          <w:sz w:val="28"/>
          <w:szCs w:val="28"/>
          <w:u w:val="single"/>
          <w:lang w:eastAsia="zh-CN"/>
        </w:rPr>
        <w:t>修改记录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0"/>
        <w:gridCol w:w="2930"/>
        <w:gridCol w:w="5862"/>
        <w:gridCol w:w="3816"/>
      </w:tblGrid>
      <w:tr w:rsidR="00930B06">
        <w:trPr>
          <w:trHeight w:val="469"/>
        </w:trPr>
        <w:tc>
          <w:tcPr>
            <w:tcW w:w="2930" w:type="dxa"/>
            <w:shd w:val="clear" w:color="auto" w:fill="D9D9D9"/>
          </w:tcPr>
          <w:p w:rsidR="00930B06" w:rsidRDefault="008A42D8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eastAsia="宋体" w:cs="Arial" w:hint="eastAsia"/>
                <w:b/>
                <w:sz w:val="24"/>
                <w:szCs w:val="24"/>
                <w:lang w:eastAsia="zh-CN"/>
              </w:rPr>
              <w:t>版本</w:t>
            </w:r>
          </w:p>
        </w:tc>
        <w:tc>
          <w:tcPr>
            <w:tcW w:w="2930" w:type="dxa"/>
            <w:shd w:val="clear" w:color="auto" w:fill="D9D9D9"/>
          </w:tcPr>
          <w:p w:rsidR="00930B06" w:rsidRDefault="008A42D8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eastAsia="宋体" w:cs="Arial" w:hint="eastAsia"/>
                <w:b/>
                <w:sz w:val="24"/>
                <w:szCs w:val="24"/>
                <w:lang w:eastAsia="zh-CN"/>
              </w:rPr>
              <w:t>日期</w:t>
            </w:r>
          </w:p>
        </w:tc>
        <w:tc>
          <w:tcPr>
            <w:tcW w:w="5862" w:type="dxa"/>
            <w:shd w:val="clear" w:color="auto" w:fill="D9D9D9"/>
          </w:tcPr>
          <w:p w:rsidR="00930B06" w:rsidRDefault="008A42D8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eastAsia="宋体" w:cs="Arial" w:hint="eastAsia"/>
                <w:b/>
                <w:sz w:val="24"/>
                <w:szCs w:val="24"/>
                <w:lang w:eastAsia="zh-CN"/>
              </w:rPr>
              <w:t>修改描述</w:t>
            </w:r>
          </w:p>
        </w:tc>
        <w:tc>
          <w:tcPr>
            <w:tcW w:w="3816" w:type="dxa"/>
            <w:shd w:val="clear" w:color="auto" w:fill="D9D9D9"/>
          </w:tcPr>
          <w:p w:rsidR="00930B06" w:rsidRDefault="008A42D8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eastAsia="宋体" w:cs="Arial" w:hint="eastAsia"/>
                <w:b/>
                <w:sz w:val="24"/>
                <w:szCs w:val="24"/>
                <w:lang w:eastAsia="zh-CN"/>
              </w:rPr>
              <w:t>作者</w:t>
            </w:r>
          </w:p>
        </w:tc>
      </w:tr>
      <w:tr w:rsidR="00930B06">
        <w:trPr>
          <w:trHeight w:val="469"/>
        </w:trPr>
        <w:tc>
          <w:tcPr>
            <w:tcW w:w="2930" w:type="dxa"/>
          </w:tcPr>
          <w:p w:rsidR="00930B06" w:rsidRDefault="00930B06">
            <w:pPr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2930" w:type="dxa"/>
          </w:tcPr>
          <w:p w:rsidR="00930B06" w:rsidRDefault="008A42D8" w:rsidP="008A42D8">
            <w:pPr>
              <w:rPr>
                <w:rFonts w:eastAsiaTheme="minorEastAsia" w:cs="Arial"/>
                <w:sz w:val="24"/>
                <w:szCs w:val="24"/>
                <w:lang w:val="en-US" w:eastAsia="zh-CN"/>
              </w:rPr>
              <w:pPrChange w:id="9" w:author="Microsoft 帐户" w:date="2026-04-22T10:36:00Z">
                <w:pPr/>
              </w:pPrChange>
            </w:pPr>
            <w:del w:id="10" w:author="Microsoft 帐户" w:date="2026-04-22T10:36:00Z">
              <w:r w:rsidDel="008A42D8">
                <w:rPr>
                  <w:rFonts w:eastAsiaTheme="minorEastAsia" w:cs="Arial" w:hint="eastAsia"/>
                  <w:sz w:val="24"/>
                  <w:szCs w:val="24"/>
                  <w:lang w:eastAsia="zh-CN"/>
                </w:rPr>
                <w:delText>20</w:delText>
              </w:r>
              <w:r w:rsidDel="008A42D8">
                <w:rPr>
                  <w:rFonts w:eastAsiaTheme="minorEastAsia" w:cs="Arial" w:hint="eastAsia"/>
                  <w:sz w:val="24"/>
                  <w:szCs w:val="24"/>
                  <w:lang w:val="en-US" w:eastAsia="zh-CN"/>
                </w:rPr>
                <w:delText>251223</w:delText>
              </w:r>
            </w:del>
            <w:ins w:id="11" w:author="Microsoft 帐户" w:date="2026-04-22T10:36:00Z">
              <w:r>
                <w:rPr>
                  <w:rFonts w:eastAsiaTheme="minorEastAsia" w:cs="Arial" w:hint="eastAsia"/>
                  <w:sz w:val="24"/>
                  <w:szCs w:val="24"/>
                  <w:lang w:eastAsia="zh-CN"/>
                </w:rPr>
                <w:t>20</w:t>
              </w:r>
              <w:r>
                <w:rPr>
                  <w:rFonts w:eastAsiaTheme="minorEastAsia" w:cs="Arial" w:hint="eastAsia"/>
                  <w:sz w:val="24"/>
                  <w:szCs w:val="24"/>
                  <w:lang w:val="en-US" w:eastAsia="zh-CN"/>
                </w:rPr>
                <w:t>2</w:t>
              </w:r>
              <w:r>
                <w:rPr>
                  <w:rFonts w:eastAsiaTheme="minorEastAsia" w:cs="Arial"/>
                  <w:sz w:val="24"/>
                  <w:szCs w:val="24"/>
                  <w:lang w:val="en-US" w:eastAsia="zh-CN"/>
                </w:rPr>
                <w:t>60423</w:t>
              </w:r>
            </w:ins>
          </w:p>
        </w:tc>
        <w:tc>
          <w:tcPr>
            <w:tcW w:w="5862" w:type="dxa"/>
          </w:tcPr>
          <w:p w:rsidR="00930B06" w:rsidRDefault="008A42D8">
            <w:pPr>
              <w:rPr>
                <w:rFonts w:eastAsiaTheme="minorEastAsia" w:cs="Arial"/>
                <w:sz w:val="24"/>
                <w:szCs w:val="24"/>
                <w:lang w:eastAsia="zh-CN"/>
              </w:rPr>
            </w:pPr>
            <w:r>
              <w:rPr>
                <w:rFonts w:eastAsiaTheme="minorEastAsia" w:cs="Arial" w:hint="eastAsia"/>
                <w:sz w:val="24"/>
                <w:szCs w:val="24"/>
                <w:lang w:val="en-US" w:eastAsia="zh-CN"/>
              </w:rPr>
              <w:t>初稿</w:t>
            </w:r>
          </w:p>
        </w:tc>
        <w:tc>
          <w:tcPr>
            <w:tcW w:w="3816" w:type="dxa"/>
          </w:tcPr>
          <w:p w:rsidR="00930B06" w:rsidRDefault="00930B06">
            <w:pPr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:rsidR="00930B06" w:rsidRDefault="00930B06"/>
    <w:p w:rsidR="00930B06" w:rsidRDefault="008A42D8">
      <w:pPr>
        <w:jc w:val="center"/>
        <w:rPr>
          <w:rFonts w:eastAsiaTheme="minorEastAsia"/>
          <w:b/>
          <w:sz w:val="28"/>
          <w:szCs w:val="28"/>
          <w:u w:val="single"/>
          <w:lang w:eastAsia="zh-CN"/>
        </w:rPr>
      </w:pPr>
      <w:r>
        <w:br w:type="page"/>
      </w:r>
      <w:r>
        <w:rPr>
          <w:rFonts w:eastAsiaTheme="minorEastAsia" w:hint="eastAsia"/>
          <w:b/>
          <w:sz w:val="28"/>
          <w:szCs w:val="28"/>
          <w:u w:val="single"/>
          <w:lang w:val="en-US" w:eastAsia="zh-CN"/>
        </w:rPr>
        <w:lastRenderedPageBreak/>
        <w:t>需求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12" w:author="Microsoft 帐户" w:date="2026-04-22T10:42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134"/>
        <w:gridCol w:w="8505"/>
        <w:gridCol w:w="1985"/>
        <w:gridCol w:w="2126"/>
        <w:gridCol w:w="1634"/>
        <w:tblGridChange w:id="13">
          <w:tblGrid>
            <w:gridCol w:w="1560"/>
            <w:gridCol w:w="4724"/>
            <w:gridCol w:w="3402"/>
            <w:gridCol w:w="2564"/>
            <w:gridCol w:w="3134"/>
          </w:tblGrid>
        </w:tblGridChange>
      </w:tblGrid>
      <w:tr w:rsidR="00930B06" w:rsidTr="008A42D8">
        <w:trPr>
          <w:trHeight w:val="460"/>
          <w:tblHeader/>
          <w:trPrChange w:id="14" w:author="Microsoft 帐户" w:date="2026-04-22T10:42:00Z">
            <w:trPr>
              <w:trHeight w:val="460"/>
              <w:tblHeader/>
            </w:trPr>
          </w:trPrChange>
        </w:trPr>
        <w:tc>
          <w:tcPr>
            <w:tcW w:w="1134" w:type="dxa"/>
            <w:shd w:val="clear" w:color="auto" w:fill="B3B3B3"/>
            <w:tcPrChange w:id="15" w:author="Microsoft 帐户" w:date="2026-04-22T10:42:00Z">
              <w:tcPr>
                <w:tcW w:w="1560" w:type="dxa"/>
                <w:shd w:val="clear" w:color="auto" w:fill="B3B3B3"/>
              </w:tcPr>
            </w:tcPrChange>
          </w:tcPr>
          <w:p w:rsidR="00930B06" w:rsidRDefault="008A42D8">
            <w:pPr>
              <w:jc w:val="center"/>
              <w:rPr>
                <w:rFonts w:cs="Arial"/>
                <w:b/>
              </w:rPr>
            </w:pPr>
            <w:r>
              <w:rPr>
                <w:rFonts w:eastAsia="宋体" w:cs="Arial" w:hint="eastAsia"/>
                <w:b/>
                <w:lang w:eastAsia="zh-CN"/>
              </w:rPr>
              <w:t>需求编号</w:t>
            </w:r>
          </w:p>
        </w:tc>
        <w:tc>
          <w:tcPr>
            <w:tcW w:w="8505" w:type="dxa"/>
            <w:shd w:val="clear" w:color="auto" w:fill="B3B3B3"/>
            <w:tcPrChange w:id="16" w:author="Microsoft 帐户" w:date="2026-04-22T10:42:00Z">
              <w:tcPr>
                <w:tcW w:w="4724" w:type="dxa"/>
                <w:shd w:val="clear" w:color="auto" w:fill="B3B3B3"/>
              </w:tcPr>
            </w:tcPrChange>
          </w:tcPr>
          <w:p w:rsidR="00930B06" w:rsidRDefault="008A42D8">
            <w:pPr>
              <w:jc w:val="center"/>
              <w:rPr>
                <w:rFonts w:cs="Arial"/>
                <w:b/>
              </w:rPr>
            </w:pPr>
            <w:r>
              <w:rPr>
                <w:rFonts w:eastAsia="宋体" w:cs="Arial" w:hint="eastAsia"/>
                <w:b/>
                <w:lang w:eastAsia="zh-CN"/>
              </w:rPr>
              <w:t>需求描述</w:t>
            </w:r>
          </w:p>
        </w:tc>
        <w:tc>
          <w:tcPr>
            <w:tcW w:w="1985" w:type="dxa"/>
            <w:shd w:val="clear" w:color="auto" w:fill="B3B3B3"/>
            <w:tcPrChange w:id="17" w:author="Microsoft 帐户" w:date="2026-04-22T10:42:00Z">
              <w:tcPr>
                <w:tcW w:w="3402" w:type="dxa"/>
                <w:shd w:val="clear" w:color="auto" w:fill="B3B3B3"/>
              </w:tcPr>
            </w:tcPrChange>
          </w:tcPr>
          <w:p w:rsidR="00930B06" w:rsidRDefault="008A42D8">
            <w:pPr>
              <w:jc w:val="center"/>
              <w:rPr>
                <w:rFonts w:cs="Arial"/>
                <w:b/>
              </w:rPr>
            </w:pPr>
            <w:r>
              <w:rPr>
                <w:rFonts w:eastAsia="宋体" w:cs="Arial" w:hint="eastAsia"/>
                <w:b/>
                <w:lang w:eastAsia="zh-CN"/>
              </w:rPr>
              <w:t>讨论</w:t>
            </w:r>
          </w:p>
        </w:tc>
        <w:tc>
          <w:tcPr>
            <w:tcW w:w="2126" w:type="dxa"/>
            <w:shd w:val="clear" w:color="auto" w:fill="B3B3B3"/>
            <w:tcPrChange w:id="18" w:author="Microsoft 帐户" w:date="2026-04-22T10:42:00Z">
              <w:tcPr>
                <w:tcW w:w="2564" w:type="dxa"/>
                <w:shd w:val="clear" w:color="auto" w:fill="B3B3B3"/>
              </w:tcPr>
            </w:tcPrChange>
          </w:tcPr>
          <w:p w:rsidR="00930B06" w:rsidRDefault="008A42D8">
            <w:pPr>
              <w:jc w:val="center"/>
              <w:rPr>
                <w:rFonts w:cs="Arial"/>
                <w:b/>
                <w:lang w:val="en-US"/>
              </w:rPr>
            </w:pPr>
            <w:r>
              <w:rPr>
                <w:rFonts w:eastAsia="宋体" w:cs="Arial" w:hint="eastAsia"/>
                <w:b/>
                <w:lang w:eastAsia="zh-CN"/>
              </w:rPr>
              <w:t>讨论日期</w:t>
            </w:r>
          </w:p>
        </w:tc>
        <w:tc>
          <w:tcPr>
            <w:tcW w:w="1634" w:type="dxa"/>
            <w:shd w:val="clear" w:color="auto" w:fill="B3B3B3"/>
            <w:tcPrChange w:id="19" w:author="Microsoft 帐户" w:date="2026-04-22T10:42:00Z">
              <w:tcPr>
                <w:tcW w:w="3134" w:type="dxa"/>
                <w:shd w:val="clear" w:color="auto" w:fill="B3B3B3"/>
              </w:tcPr>
            </w:tcPrChange>
          </w:tcPr>
          <w:p w:rsidR="00930B06" w:rsidRDefault="008A42D8">
            <w:pPr>
              <w:jc w:val="center"/>
              <w:rPr>
                <w:rFonts w:cs="Arial"/>
                <w:b/>
                <w:lang w:val="en-US"/>
              </w:rPr>
            </w:pPr>
            <w:r>
              <w:rPr>
                <w:rFonts w:eastAsia="宋体" w:cs="Arial" w:hint="eastAsia"/>
                <w:b/>
                <w:lang w:val="en-US" w:eastAsia="zh-CN"/>
              </w:rPr>
              <w:t>作者</w:t>
            </w:r>
            <w:r>
              <w:rPr>
                <w:rFonts w:cs="Arial" w:hint="eastAsia"/>
                <w:b/>
                <w:lang w:val="en-US"/>
              </w:rPr>
              <w:t xml:space="preserve"> </w:t>
            </w:r>
          </w:p>
        </w:tc>
      </w:tr>
      <w:tr w:rsidR="00930B06" w:rsidTr="008A42D8">
        <w:trPr>
          <w:trHeight w:val="693"/>
          <w:trPrChange w:id="20" w:author="Microsoft 帐户" w:date="2026-04-22T10:42:00Z">
            <w:trPr>
              <w:trHeight w:val="693"/>
            </w:trPr>
          </w:trPrChange>
        </w:trPr>
        <w:tc>
          <w:tcPr>
            <w:tcW w:w="1134" w:type="dxa"/>
            <w:tcPrChange w:id="21" w:author="Microsoft 帐户" w:date="2026-04-22T10:42:00Z">
              <w:tcPr>
                <w:tcW w:w="1560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8505" w:type="dxa"/>
            <w:tcPrChange w:id="22" w:author="Microsoft 帐户" w:date="2026-04-22T10:42:00Z">
              <w:tcPr>
                <w:tcW w:w="4724" w:type="dxa"/>
              </w:tcPr>
            </w:tcPrChange>
          </w:tcPr>
          <w:p w:rsidR="00930B06" w:rsidRDefault="008A42D8" w:rsidP="008A42D8">
            <w:pPr>
              <w:jc w:val="both"/>
              <w:rPr>
                <w:rFonts w:eastAsia="宋体" w:cs="Arial"/>
                <w:lang w:val="en-US" w:eastAsia="zh-CN"/>
              </w:rPr>
              <w:pPrChange w:id="23" w:author="Microsoft 帐户" w:date="2026-04-22T10:42:00Z">
                <w:pPr>
                  <w:jc w:val="both"/>
                </w:pPr>
              </w:pPrChange>
            </w:pPr>
            <w:del w:id="24" w:author="Microsoft 帐户" w:date="2026-04-22T10:36:00Z">
              <w:r w:rsidDel="008A42D8">
                <w:rPr>
                  <w:rFonts w:eastAsia="宋体" w:cs="Arial" w:hint="eastAsia"/>
                  <w:lang w:val="en-US" w:eastAsia="zh-CN"/>
                </w:rPr>
                <w:delText>实现在互联网下载电子文件，下载途径包括各类可发布个人资源的云平台，支持付费功能，如支付有误，可支持</w:delText>
              </w:r>
              <w:r w:rsidDel="008A42D8">
                <w:rPr>
                  <w:rFonts w:eastAsia="宋体" w:cs="Arial" w:hint="eastAsia"/>
                  <w:lang w:val="en-US" w:eastAsia="zh-CN"/>
                </w:rPr>
                <w:delText>qq</w:delText>
              </w:r>
              <w:r w:rsidDel="008A42D8">
                <w:rPr>
                  <w:rFonts w:eastAsia="宋体" w:cs="Arial" w:hint="eastAsia"/>
                  <w:lang w:val="en-US" w:eastAsia="zh-CN"/>
                </w:rPr>
                <w:delText>联系并重推文件</w:delText>
              </w:r>
            </w:del>
            <w:ins w:id="25" w:author="Microsoft 帐户" w:date="2026-04-22T10:36:00Z">
              <w:r>
                <w:rPr>
                  <w:rFonts w:eastAsia="宋体" w:cs="Arial"/>
                  <w:lang w:val="en-US" w:eastAsia="zh-CN"/>
                </w:rPr>
                <w:t>系统能</w:t>
              </w:r>
            </w:ins>
            <w:ins w:id="26" w:author="Microsoft 帐户" w:date="2026-04-22T10:37:00Z">
              <w:r>
                <w:rPr>
                  <w:rFonts w:eastAsia="宋体" w:cs="Arial"/>
                  <w:lang w:val="en-US" w:eastAsia="zh-CN"/>
                </w:rPr>
                <w:t>收录声音</w:t>
              </w:r>
            </w:ins>
            <w:ins w:id="27" w:author="Microsoft 帐户" w:date="2026-04-22T10:41:00Z">
              <w:r>
                <w:rPr>
                  <w:rFonts w:eastAsia="宋体" w:cs="Arial"/>
                  <w:lang w:val="en-US" w:eastAsia="zh-CN"/>
                </w:rPr>
                <w:t>或由客户根据参数调整生成</w:t>
              </w:r>
            </w:ins>
            <w:ins w:id="28" w:author="Microsoft 帐户" w:date="2026-04-22T10:42:00Z">
              <w:r>
                <w:rPr>
                  <w:rFonts w:eastAsia="宋体" w:cs="Arial"/>
                  <w:lang w:val="en-US" w:eastAsia="zh-CN"/>
                </w:rPr>
                <w:t>声音</w:t>
              </w:r>
            </w:ins>
            <w:ins w:id="29" w:author="Microsoft 帐户" w:date="2026-04-22T10:37:00Z">
              <w:r>
                <w:rPr>
                  <w:rFonts w:eastAsia="宋体" w:cs="Arial"/>
                  <w:lang w:val="en-US" w:eastAsia="zh-CN"/>
                </w:rPr>
                <w:t>，</w:t>
              </w:r>
            </w:ins>
            <w:ins w:id="30" w:author="Microsoft 帐户" w:date="2026-04-22T10:38:00Z">
              <w:r>
                <w:rPr>
                  <w:rFonts w:eastAsia="宋体" w:cs="Arial"/>
                  <w:lang w:val="en-US" w:eastAsia="zh-CN"/>
                </w:rPr>
                <w:t>客户可录入</w:t>
              </w:r>
              <w:r>
                <w:rPr>
                  <w:rFonts w:eastAsia="宋体" w:cs="Arial" w:hint="eastAsia"/>
                  <w:lang w:val="en-US" w:eastAsia="zh-CN"/>
                </w:rPr>
                <w:t>A</w:t>
              </w:r>
              <w:r>
                <w:rPr>
                  <w:rFonts w:eastAsia="宋体" w:cs="Arial"/>
                  <w:lang w:val="en-US" w:eastAsia="zh-CN"/>
                </w:rPr>
                <w:t>I</w:t>
              </w:r>
              <w:r>
                <w:rPr>
                  <w:rFonts w:eastAsia="宋体" w:cs="Arial"/>
                  <w:lang w:val="en-US" w:eastAsia="zh-CN"/>
                </w:rPr>
                <w:t>应具有的情感，说话风格等性格特征，根据性格特征</w:t>
              </w:r>
            </w:ins>
            <w:ins w:id="31" w:author="Microsoft 帐户" w:date="2026-04-22T10:39:00Z">
              <w:r>
                <w:rPr>
                  <w:rFonts w:eastAsia="宋体" w:cs="Arial" w:hint="eastAsia"/>
                  <w:lang w:val="en-US" w:eastAsia="zh-CN"/>
                </w:rPr>
                <w:t>A</w:t>
              </w:r>
              <w:r>
                <w:rPr>
                  <w:rFonts w:eastAsia="宋体" w:cs="Arial"/>
                  <w:lang w:val="en-US" w:eastAsia="zh-CN"/>
                </w:rPr>
                <w:t>I</w:t>
              </w:r>
            </w:ins>
            <w:ins w:id="32" w:author="Microsoft 帐户" w:date="2026-04-22T10:41:00Z">
              <w:r>
                <w:rPr>
                  <w:rFonts w:eastAsia="宋体" w:cs="Arial"/>
                  <w:lang w:val="en-US" w:eastAsia="zh-CN"/>
                </w:rPr>
                <w:t>模拟</w:t>
              </w:r>
            </w:ins>
            <w:ins w:id="33" w:author="Microsoft 帐户" w:date="2026-04-22T10:38:00Z">
              <w:r>
                <w:rPr>
                  <w:rFonts w:eastAsia="宋体" w:cs="Arial"/>
                  <w:lang w:val="en-US" w:eastAsia="zh-CN"/>
                </w:rPr>
                <w:t>收录</w:t>
              </w:r>
            </w:ins>
            <w:ins w:id="34" w:author="Microsoft 帐户" w:date="2026-04-22T10:41:00Z">
              <w:r>
                <w:rPr>
                  <w:rFonts w:eastAsia="宋体" w:cs="Arial"/>
                  <w:lang w:val="en-US" w:eastAsia="zh-CN"/>
                </w:rPr>
                <w:t>的</w:t>
              </w:r>
            </w:ins>
            <w:ins w:id="35" w:author="Microsoft 帐户" w:date="2026-04-22T10:38:00Z">
              <w:r>
                <w:rPr>
                  <w:rFonts w:eastAsia="宋体" w:cs="Arial"/>
                  <w:lang w:val="en-US" w:eastAsia="zh-CN"/>
                </w:rPr>
                <w:t>声音</w:t>
              </w:r>
            </w:ins>
            <w:ins w:id="36" w:author="Microsoft 帐户" w:date="2026-04-22T10:37:00Z">
              <w:r>
                <w:rPr>
                  <w:rFonts w:eastAsia="宋体" w:cs="Arial"/>
                  <w:lang w:val="en-US" w:eastAsia="zh-CN"/>
                </w:rPr>
                <w:t>和客户进行实时的</w:t>
              </w:r>
            </w:ins>
            <w:ins w:id="37" w:author="Microsoft 帐户" w:date="2026-04-22T10:38:00Z">
              <w:r>
                <w:rPr>
                  <w:rFonts w:eastAsia="宋体" w:cs="Arial"/>
                  <w:lang w:val="en-US" w:eastAsia="zh-CN"/>
                </w:rPr>
                <w:t>语音交流</w:t>
              </w:r>
            </w:ins>
            <w:ins w:id="38" w:author="Microsoft 帐户" w:date="2026-04-22T10:39:00Z">
              <w:r>
                <w:rPr>
                  <w:rFonts w:eastAsia="宋体" w:cs="Arial"/>
                  <w:lang w:val="en-US" w:eastAsia="zh-CN"/>
                </w:rPr>
                <w:t>，</w:t>
              </w:r>
            </w:ins>
            <w:del w:id="39" w:author="Microsoft 帐户" w:date="2026-04-22T10:36:00Z">
              <w:r w:rsidDel="008A42D8">
                <w:rPr>
                  <w:rFonts w:eastAsia="宋体" w:cs="Arial" w:hint="eastAsia"/>
                  <w:lang w:val="en-US" w:eastAsia="zh-CN"/>
                </w:rPr>
                <w:delText>。</w:delText>
              </w:r>
            </w:del>
          </w:p>
        </w:tc>
        <w:tc>
          <w:tcPr>
            <w:tcW w:w="1985" w:type="dxa"/>
            <w:tcPrChange w:id="40" w:author="Microsoft 帐户" w:date="2026-04-22T10:42:00Z">
              <w:tcPr>
                <w:tcW w:w="3402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  <w:tcPrChange w:id="41" w:author="Microsoft 帐户" w:date="2026-04-22T10:42:00Z">
              <w:tcPr>
                <w:tcW w:w="256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  <w:tc>
          <w:tcPr>
            <w:tcW w:w="1634" w:type="dxa"/>
            <w:tcPrChange w:id="42" w:author="Microsoft 帐户" w:date="2026-04-22T10:42:00Z">
              <w:tcPr>
                <w:tcW w:w="313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</w:tr>
      <w:tr w:rsidR="00930B06" w:rsidTr="008A42D8">
        <w:trPr>
          <w:trHeight w:val="693"/>
          <w:trPrChange w:id="43" w:author="Microsoft 帐户" w:date="2026-04-22T10:42:00Z">
            <w:trPr>
              <w:trHeight w:val="693"/>
            </w:trPr>
          </w:trPrChange>
        </w:trPr>
        <w:tc>
          <w:tcPr>
            <w:tcW w:w="1134" w:type="dxa"/>
            <w:tcPrChange w:id="44" w:author="Microsoft 帐户" w:date="2026-04-22T10:42:00Z">
              <w:tcPr>
                <w:tcW w:w="1560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8505" w:type="dxa"/>
            <w:tcPrChange w:id="45" w:author="Microsoft 帐户" w:date="2026-04-22T10:42:00Z">
              <w:tcPr>
                <w:tcW w:w="4724" w:type="dxa"/>
              </w:tcPr>
            </w:tcPrChange>
          </w:tcPr>
          <w:p w:rsidR="00930B06" w:rsidRPr="008A42D8" w:rsidRDefault="00930B06">
            <w:pPr>
              <w:jc w:val="both"/>
              <w:rPr>
                <w:rFonts w:cs="Arial"/>
                <w:rPrChange w:id="46" w:author="Microsoft 帐户" w:date="2026-04-22T10:41:00Z">
                  <w:rPr>
                    <w:rFonts w:cs="Arial"/>
                  </w:rPr>
                </w:rPrChange>
              </w:rPr>
            </w:pPr>
          </w:p>
        </w:tc>
        <w:tc>
          <w:tcPr>
            <w:tcW w:w="1985" w:type="dxa"/>
            <w:tcPrChange w:id="47" w:author="Microsoft 帐户" w:date="2026-04-22T10:42:00Z">
              <w:tcPr>
                <w:tcW w:w="3402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  <w:tcPrChange w:id="48" w:author="Microsoft 帐户" w:date="2026-04-22T10:42:00Z">
              <w:tcPr>
                <w:tcW w:w="256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  <w:tc>
          <w:tcPr>
            <w:tcW w:w="1634" w:type="dxa"/>
            <w:tcPrChange w:id="49" w:author="Microsoft 帐户" w:date="2026-04-22T10:42:00Z">
              <w:tcPr>
                <w:tcW w:w="313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</w:tr>
      <w:tr w:rsidR="00930B06" w:rsidTr="008A42D8">
        <w:trPr>
          <w:trHeight w:val="693"/>
          <w:trPrChange w:id="50" w:author="Microsoft 帐户" w:date="2026-04-22T10:42:00Z">
            <w:trPr>
              <w:trHeight w:val="693"/>
            </w:trPr>
          </w:trPrChange>
        </w:trPr>
        <w:tc>
          <w:tcPr>
            <w:tcW w:w="1134" w:type="dxa"/>
            <w:tcPrChange w:id="51" w:author="Microsoft 帐户" w:date="2026-04-22T10:42:00Z">
              <w:tcPr>
                <w:tcW w:w="1560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8505" w:type="dxa"/>
            <w:tcPrChange w:id="52" w:author="Microsoft 帐户" w:date="2026-04-22T10:42:00Z">
              <w:tcPr>
                <w:tcW w:w="472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1985" w:type="dxa"/>
            <w:tcPrChange w:id="53" w:author="Microsoft 帐户" w:date="2026-04-22T10:42:00Z">
              <w:tcPr>
                <w:tcW w:w="3402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2126" w:type="dxa"/>
            <w:tcPrChange w:id="54" w:author="Microsoft 帐户" w:date="2026-04-22T10:42:00Z">
              <w:tcPr>
                <w:tcW w:w="256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  <w:tc>
          <w:tcPr>
            <w:tcW w:w="1634" w:type="dxa"/>
            <w:tcPrChange w:id="55" w:author="Microsoft 帐户" w:date="2026-04-22T10:42:00Z">
              <w:tcPr>
                <w:tcW w:w="3134" w:type="dxa"/>
              </w:tcPr>
            </w:tcPrChange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</w:tr>
    </w:tbl>
    <w:p w:rsidR="00930B06" w:rsidRDefault="00930B06">
      <w:pPr>
        <w:jc w:val="center"/>
        <w:rPr>
          <w:b/>
          <w:sz w:val="28"/>
          <w:szCs w:val="28"/>
          <w:u w:val="single"/>
        </w:rPr>
      </w:pPr>
    </w:p>
    <w:p w:rsidR="00930B06" w:rsidRDefault="008A42D8">
      <w:pPr>
        <w:rPr>
          <w:b/>
          <w:sz w:val="32"/>
          <w:szCs w:val="32"/>
        </w:rPr>
      </w:pPr>
      <w:r>
        <w:rPr>
          <w:rFonts w:eastAsiaTheme="minorEastAsia" w:hint="eastAsia"/>
          <w:b/>
          <w:i/>
          <w:lang w:eastAsia="zh-CN"/>
        </w:rPr>
        <w:t>（文档目的：分析应用及设计应用工序填写，定义了用例所包含的界面布局</w:t>
      </w:r>
      <w:r>
        <w:rPr>
          <w:rFonts w:eastAsiaTheme="minorEastAsia" w:hint="eastAsia"/>
          <w:b/>
          <w:i/>
          <w:lang w:eastAsia="zh-CN"/>
        </w:rPr>
        <w:t>/</w:t>
      </w:r>
      <w:r>
        <w:rPr>
          <w:rFonts w:eastAsiaTheme="minorEastAsia" w:hint="eastAsia"/>
          <w:b/>
          <w:i/>
          <w:lang w:eastAsia="zh-CN"/>
        </w:rPr>
        <w:t>界面导航、界面交互事件、呼入</w:t>
      </w:r>
      <w:r>
        <w:rPr>
          <w:rFonts w:eastAsiaTheme="minorEastAsia" w:hint="eastAsia"/>
          <w:b/>
          <w:i/>
          <w:lang w:eastAsia="zh-CN"/>
        </w:rPr>
        <w:t>/</w:t>
      </w:r>
      <w:r>
        <w:rPr>
          <w:rFonts w:eastAsiaTheme="minorEastAsia" w:hint="eastAsia"/>
          <w:b/>
          <w:i/>
          <w:lang w:eastAsia="zh-CN"/>
        </w:rPr>
        <w:t>呼出接口和调用的交易服务，为后续设计应用组件工序提供输入，同时也作为应用部分详细设计的输入）</w:t>
      </w:r>
      <w:r>
        <w:br w:type="page"/>
      </w:r>
      <w:r>
        <w:rPr>
          <w:rFonts w:eastAsia="宋体" w:hint="eastAsia"/>
          <w:b/>
          <w:sz w:val="32"/>
          <w:szCs w:val="32"/>
          <w:lang w:eastAsia="zh-CN"/>
        </w:rPr>
        <w:lastRenderedPageBreak/>
        <w:t>目录</w:t>
      </w:r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r>
        <w:rPr>
          <w:rFonts w:cs="Arial" w:hint="eastAsia"/>
        </w:rPr>
        <w:fldChar w:fldCharType="begin"/>
      </w:r>
      <w:r>
        <w:rPr>
          <w:rFonts w:cs="Arial" w:hint="eastAsia"/>
        </w:rPr>
        <w:instrText xml:space="preserve"> TOC \o "1-3" \h \z \u </w:instrText>
      </w:r>
      <w:r>
        <w:rPr>
          <w:rFonts w:cs="Arial" w:hint="eastAsia"/>
        </w:rPr>
        <w:fldChar w:fldCharType="separate"/>
      </w:r>
      <w:hyperlink w:anchor="_Toc371085528" w:history="1">
        <w:r>
          <w:rPr>
            <w:rStyle w:val="af0"/>
            <w:rFonts w:eastAsia="宋体"/>
            <w:lang w:eastAsia="zh-CN"/>
          </w:rPr>
          <w:t>1.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用例描述</w:t>
        </w:r>
        <w:r>
          <w:tab/>
        </w:r>
        <w:r>
          <w:fldChar w:fldCharType="begin"/>
        </w:r>
        <w:r>
          <w:instrText xml:space="preserve"> PAGEREF _Toc371085528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29" w:history="1">
        <w:r>
          <w:rPr>
            <w:rStyle w:val="af0"/>
            <w:lang w:eastAsia="zh-CN"/>
          </w:rPr>
          <w:t>1.1.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hint="eastAsia"/>
            <w:lang w:eastAsia="zh-CN"/>
          </w:rPr>
          <w:t>用例基本信息</w:t>
        </w:r>
        <w:r>
          <w:tab/>
        </w:r>
        <w:r>
          <w:fldChar w:fldCharType="begin"/>
        </w:r>
        <w:r>
          <w:instrText xml:space="preserve"> PAGEREF _Toc371085529 \h </w:instrText>
        </w:r>
        <w:r>
          <w:fldChar w:fldCharType="separate"/>
        </w:r>
        <w:r>
          <w:t>6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0" w:history="1">
        <w:r>
          <w:rPr>
            <w:rStyle w:val="af0"/>
          </w:rPr>
          <w:t>SUC-n22-0001-0S0002-error001</w:t>
        </w:r>
        <w:r>
          <w:tab/>
        </w:r>
        <w:r>
          <w:fldChar w:fldCharType="begin"/>
        </w:r>
        <w:r>
          <w:instrText xml:space="preserve"> PAGEREF _Toc371085530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1" w:history="1">
        <w:r>
          <w:rPr>
            <w:rStyle w:val="af0"/>
            <w:lang w:eastAsia="zh-CN"/>
          </w:rPr>
          <w:t>1.2.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hint="eastAsia"/>
            <w:lang w:eastAsia="zh-CN"/>
          </w:rPr>
          <w:t>用例</w:t>
        </w:r>
        <w:r>
          <w:rPr>
            <w:rStyle w:val="af0"/>
            <w:rFonts w:ascii="宋体" w:eastAsia="宋体" w:hAnsi="宋体" w:cs="宋体" w:hint="eastAsia"/>
            <w:lang w:eastAsia="zh-CN"/>
          </w:rPr>
          <w:t>总</w:t>
        </w:r>
        <w:r>
          <w:rPr>
            <w:rStyle w:val="af0"/>
            <w:rFonts w:ascii="Batang" w:hAnsi="Batang" w:cs="Batang" w:hint="eastAsia"/>
            <w:lang w:eastAsia="zh-CN"/>
          </w:rPr>
          <w:t>体流程</w:t>
        </w:r>
        <w:r>
          <w:tab/>
        </w:r>
        <w:r>
          <w:fldChar w:fldCharType="begin"/>
        </w:r>
        <w:r>
          <w:instrText xml:space="preserve"> PAGEREF _Toc371085531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2" w:history="1">
        <w:r>
          <w:rPr>
            <w:rStyle w:val="af0"/>
            <w:lang w:eastAsia="zh-CN"/>
          </w:rPr>
          <w:t>1.3.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eastAsia="zh-CN"/>
          </w:rPr>
          <w:t>调</w:t>
        </w:r>
        <w:r>
          <w:rPr>
            <w:rStyle w:val="af0"/>
            <w:rFonts w:ascii="Batang" w:hAnsi="Batang" w:cs="Batang" w:hint="eastAsia"/>
            <w:lang w:eastAsia="zh-CN"/>
          </w:rPr>
          <w:t>用流</w:t>
        </w:r>
        <w:r>
          <w:tab/>
        </w:r>
        <w:r>
          <w:fldChar w:fldCharType="begin"/>
        </w:r>
        <w:r>
          <w:instrText xml:space="preserve"> PAGEREF _Toc371085532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3" w:history="1">
        <w:r>
          <w:rPr>
            <w:rStyle w:val="af0"/>
          </w:rPr>
          <w:t>2.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接口</w:t>
        </w:r>
        <w:r>
          <w:tab/>
        </w:r>
        <w:r>
          <w:fldChar w:fldCharType="begin"/>
        </w:r>
        <w:r>
          <w:instrText xml:space="preserve"> PAGEREF _Toc371085533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4" w:history="1">
        <w:r>
          <w:rPr>
            <w:rStyle w:val="af0"/>
          </w:rPr>
          <w:t>2.1.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eastAsia="zh-CN"/>
          </w:rPr>
          <w:t>输</w:t>
        </w:r>
        <w:r>
          <w:rPr>
            <w:rStyle w:val="af0"/>
            <w:rFonts w:ascii="Batang" w:hAnsi="Batang" w:cs="Batang" w:hint="eastAsia"/>
            <w:lang w:eastAsia="zh-CN"/>
          </w:rPr>
          <w:t>入</w:t>
        </w:r>
        <w:r>
          <w:rPr>
            <w:rStyle w:val="af0"/>
            <w:rFonts w:ascii="宋体" w:eastAsia="宋体" w:hAnsi="宋体" w:cs="宋体" w:hint="eastAsia"/>
            <w:lang w:eastAsia="zh-CN"/>
          </w:rPr>
          <w:t>输</w:t>
        </w:r>
        <w:r>
          <w:rPr>
            <w:rStyle w:val="af0"/>
            <w:rFonts w:ascii="Batang" w:hAnsi="Batang" w:cs="Batang" w:hint="eastAsia"/>
            <w:lang w:eastAsia="zh-CN"/>
          </w:rPr>
          <w:t>出</w:t>
        </w:r>
        <w:r>
          <w:rPr>
            <w:rStyle w:val="af0"/>
            <w:rFonts w:ascii="宋体" w:eastAsia="宋体" w:hAnsi="宋体" w:cs="宋体" w:hint="eastAsia"/>
            <w:lang w:eastAsia="zh-CN"/>
          </w:rPr>
          <w:t>概</w:t>
        </w:r>
        <w:r>
          <w:rPr>
            <w:rStyle w:val="af0"/>
            <w:rFonts w:ascii="Batang" w:hAnsi="Batang" w:cs="Batang" w:hint="eastAsia"/>
            <w:lang w:eastAsia="zh-CN"/>
          </w:rPr>
          <w:t>要</w:t>
        </w:r>
        <w:r>
          <w:tab/>
        </w:r>
        <w:r>
          <w:fldChar w:fldCharType="begin"/>
        </w:r>
        <w:r>
          <w:instrText xml:space="preserve"> PAGEREF _Toc371085534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5" w:history="1">
        <w:r>
          <w:rPr>
            <w:rStyle w:val="af0"/>
          </w:rPr>
          <w:t>2.2.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界面导航</w:t>
        </w:r>
        <w:r>
          <w:tab/>
        </w:r>
        <w:r>
          <w:fldChar w:fldCharType="begin"/>
        </w:r>
        <w:r>
          <w:instrText xml:space="preserve"> PAGEREF _Toc371085535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6" w:history="1">
        <w:r>
          <w:rPr>
            <w:rStyle w:val="af0"/>
          </w:rPr>
          <w:t>2.3.</w:t>
        </w:r>
        <w:r>
          <w:rPr>
            <w:rStyle w:val="af0"/>
            <w:rFonts w:eastAsia="宋体"/>
            <w:lang w:eastAsia="zh-CN"/>
          </w:rPr>
          <w:t xml:space="preserve"> XXX</w:t>
        </w:r>
        <w:r>
          <w:rPr>
            <w:rStyle w:val="af0"/>
            <w:rFonts w:eastAsia="宋体"/>
            <w:i/>
            <w:lang w:eastAsia="zh-CN"/>
          </w:rPr>
          <w:t>{</w:t>
        </w:r>
        <w:r>
          <w:rPr>
            <w:rStyle w:val="af0"/>
            <w:rFonts w:eastAsia="宋体" w:hint="eastAsia"/>
            <w:i/>
            <w:lang w:val="en-US" w:eastAsia="zh-CN"/>
          </w:rPr>
          <w:t>填写界面名称</w:t>
        </w:r>
        <w:r>
          <w:rPr>
            <w:rStyle w:val="af0"/>
            <w:rFonts w:eastAsia="宋体"/>
            <w:i/>
            <w:lang w:eastAsia="zh-CN"/>
          </w:rPr>
          <w:t>}</w:t>
        </w:r>
        <w:r>
          <w:rPr>
            <w:rStyle w:val="af0"/>
            <w:rFonts w:eastAsia="宋体" w:hint="eastAsia"/>
            <w:lang w:eastAsia="zh-CN"/>
          </w:rPr>
          <w:t>界面</w:t>
        </w:r>
        <w:r>
          <w:tab/>
        </w:r>
        <w:r>
          <w:fldChar w:fldCharType="begin"/>
        </w:r>
        <w:r>
          <w:instrText xml:space="preserve"> PAGEREF _Toc371085536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7" w:history="1">
        <w:r>
          <w:rPr>
            <w:rStyle w:val="af0"/>
            <w:rFonts w:eastAsia="宋体"/>
            <w:lang w:eastAsia="zh-CN"/>
          </w:rPr>
          <w:t>2.3.1.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界面设计</w:t>
        </w:r>
        <w:r>
          <w:rPr>
            <w:rStyle w:val="af0"/>
            <w:rFonts w:eastAsia="宋体"/>
            <w:i/>
            <w:lang w:val="en-US" w:eastAsia="zh-CN"/>
          </w:rPr>
          <w:t>{</w:t>
        </w:r>
        <w:r>
          <w:rPr>
            <w:rStyle w:val="af0"/>
            <w:rFonts w:eastAsia="宋体" w:hint="eastAsia"/>
            <w:i/>
            <w:lang w:val="en-US" w:eastAsia="zh-CN"/>
          </w:rPr>
          <w:t>可选</w:t>
        </w:r>
        <w:r>
          <w:rPr>
            <w:rStyle w:val="af0"/>
            <w:rFonts w:eastAsia="宋体"/>
            <w:i/>
            <w:lang w:val="en-US" w:eastAsia="zh-CN"/>
          </w:rPr>
          <w:t>}</w:t>
        </w:r>
        <w:r>
          <w:tab/>
        </w:r>
        <w:r>
          <w:fldChar w:fldCharType="begin"/>
        </w:r>
        <w:r>
          <w:instrText xml:space="preserve"> PAGEREF _Toc371085537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8" w:history="1">
        <w:r>
          <w:rPr>
            <w:rStyle w:val="af0"/>
            <w:rFonts w:eastAsia="宋体"/>
            <w:lang w:eastAsia="zh-CN"/>
          </w:rPr>
          <w:t>2.3.2.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界面要素</w:t>
        </w:r>
        <w:r>
          <w:tab/>
        </w:r>
        <w:r>
          <w:fldChar w:fldCharType="begin"/>
        </w:r>
        <w:r>
          <w:instrText xml:space="preserve"> PAGEREF _Toc371085538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39" w:history="1">
        <w:r>
          <w:rPr>
            <w:rStyle w:val="af0"/>
            <w:rFonts w:eastAsia="宋体"/>
            <w:lang w:eastAsia="zh-CN"/>
          </w:rPr>
          <w:t>2.3.3.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操作注意事项</w:t>
        </w:r>
        <w:r>
          <w:tab/>
        </w:r>
        <w:r>
          <w:fldChar w:fldCharType="begin"/>
        </w:r>
        <w:r>
          <w:instrText xml:space="preserve"> PAGEREF _Toc371085539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0" w:history="1">
        <w:r>
          <w:rPr>
            <w:rStyle w:val="af0"/>
            <w:rFonts w:eastAsia="宋体"/>
            <w:lang w:eastAsia="zh-CN"/>
          </w:rPr>
          <w:t>2.3.4.</w:t>
        </w:r>
        <w:r>
          <w:rPr>
            <w:rStyle w:val="af0"/>
            <w:rFonts w:eastAsia="宋体" w:hint="eastAsia"/>
            <w:lang w:val="en-US" w:eastAsia="zh-CN"/>
          </w:rPr>
          <w:t xml:space="preserve"> </w:t>
        </w:r>
        <w:r>
          <w:rPr>
            <w:rStyle w:val="af0"/>
            <w:rFonts w:eastAsia="宋体" w:hint="eastAsia"/>
            <w:lang w:val="en-US" w:eastAsia="zh-CN"/>
          </w:rPr>
          <w:t>界面导航</w:t>
        </w:r>
        <w:r>
          <w:rPr>
            <w:rStyle w:val="af0"/>
            <w:rFonts w:eastAsia="宋体" w:hint="eastAsia"/>
            <w:lang w:eastAsia="zh-CN"/>
          </w:rPr>
          <w:t>数据流描述</w:t>
        </w:r>
        <w:r>
          <w:tab/>
        </w:r>
        <w:r>
          <w:fldChar w:fldCharType="begin"/>
        </w:r>
        <w:r>
          <w:instrText xml:space="preserve"> PAGEREF _Toc371085540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1" w:history="1">
        <w:r>
          <w:rPr>
            <w:rStyle w:val="af0"/>
            <w:lang w:val="en-US" w:eastAsia="zh-CN"/>
          </w:rPr>
          <w:t>2.3.5.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hint="eastAsia"/>
            <w:lang w:val="en-US" w:eastAsia="zh-CN"/>
          </w:rPr>
          <w:t>界面操作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关联</w:t>
        </w:r>
        <w:r>
          <w:rPr>
            <w:rStyle w:val="af0"/>
            <w:rFonts w:ascii="Batang" w:hAnsi="Batang" w:cs="Batang" w:hint="eastAsia"/>
            <w:lang w:val="en-US" w:eastAsia="zh-CN"/>
          </w:rPr>
          <w:t>交易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说</w:t>
        </w:r>
        <w:r>
          <w:rPr>
            <w:rStyle w:val="af0"/>
            <w:rFonts w:ascii="Batang" w:hAnsi="Batang" w:cs="Batang" w:hint="eastAsia"/>
            <w:lang w:val="en-US" w:eastAsia="zh-CN"/>
          </w:rPr>
          <w:t>明</w:t>
        </w:r>
        <w:r>
          <w:rPr>
            <w:rStyle w:val="af0"/>
            <w:lang w:val="en-US" w:eastAsia="zh-CN"/>
          </w:rPr>
          <w:t>(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选填</w:t>
        </w:r>
        <w:r>
          <w:rPr>
            <w:rStyle w:val="af0"/>
            <w:lang w:val="en-US" w:eastAsia="zh-CN"/>
          </w:rPr>
          <w:t>)</w:t>
        </w:r>
        <w:r>
          <w:tab/>
        </w:r>
        <w:r>
          <w:fldChar w:fldCharType="begin"/>
        </w:r>
        <w:r>
          <w:instrText xml:space="preserve"> PAGEREF _Toc371085541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2" w:history="1">
        <w:r>
          <w:rPr>
            <w:rStyle w:val="af0"/>
            <w:rFonts w:eastAsia="宋体"/>
            <w:lang w:eastAsia="zh-CN"/>
          </w:rPr>
          <w:t>2.4. XXX</w:t>
        </w:r>
        <w:r>
          <w:rPr>
            <w:rStyle w:val="af0"/>
            <w:rFonts w:eastAsia="宋体"/>
            <w:i/>
            <w:lang w:eastAsia="zh-CN"/>
          </w:rPr>
          <w:t>{</w:t>
        </w:r>
        <w:r>
          <w:rPr>
            <w:rStyle w:val="af0"/>
            <w:rFonts w:eastAsia="宋体" w:hint="eastAsia"/>
            <w:i/>
            <w:lang w:val="en-US" w:eastAsia="zh-CN"/>
          </w:rPr>
          <w:t>填写界面名称</w:t>
        </w:r>
        <w:r>
          <w:rPr>
            <w:rStyle w:val="af0"/>
            <w:rFonts w:eastAsia="宋体"/>
            <w:i/>
            <w:lang w:eastAsia="zh-CN"/>
          </w:rPr>
          <w:t>}</w:t>
        </w:r>
        <w:r>
          <w:rPr>
            <w:rStyle w:val="af0"/>
            <w:rFonts w:eastAsia="宋体" w:hint="eastAsia"/>
            <w:lang w:eastAsia="zh-CN"/>
          </w:rPr>
          <w:t>界面</w:t>
        </w:r>
        <w:r>
          <w:tab/>
        </w:r>
        <w:r>
          <w:fldChar w:fldCharType="begin"/>
        </w:r>
        <w:r>
          <w:instrText xml:space="preserve"> PAGEREF _Toc371085542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3" w:history="1">
        <w:r>
          <w:rPr>
            <w:rStyle w:val="af0"/>
            <w:highlight w:val="yellow"/>
          </w:rPr>
          <w:t>2.5.</w:t>
        </w:r>
        <w:r>
          <w:rPr>
            <w:rStyle w:val="af0"/>
            <w:rFonts w:eastAsia="宋体" w:hint="eastAsia"/>
            <w:highlight w:val="yellow"/>
            <w:lang w:eastAsia="zh-CN"/>
          </w:rPr>
          <w:t xml:space="preserve"> </w:t>
        </w:r>
        <w:r>
          <w:rPr>
            <w:rStyle w:val="af0"/>
            <w:rFonts w:eastAsia="宋体" w:hint="eastAsia"/>
            <w:highlight w:val="yellow"/>
            <w:lang w:eastAsia="zh-CN"/>
          </w:rPr>
          <w:t>报表</w:t>
        </w:r>
        <w:r>
          <w:rPr>
            <w:rStyle w:val="af0"/>
            <w:rFonts w:eastAsia="宋体" w:hint="eastAsia"/>
            <w:highlight w:val="yellow"/>
            <w:lang w:val="en-US" w:eastAsia="zh-CN"/>
          </w:rPr>
          <w:t>\</w:t>
        </w:r>
        <w:r>
          <w:rPr>
            <w:rStyle w:val="af0"/>
            <w:rFonts w:eastAsia="宋体" w:hint="eastAsia"/>
            <w:highlight w:val="yellow"/>
            <w:lang w:val="en-US" w:eastAsia="zh-CN"/>
          </w:rPr>
          <w:t>凭证</w:t>
        </w:r>
        <w:r>
          <w:tab/>
        </w:r>
        <w:r>
          <w:fldChar w:fldCharType="begin"/>
        </w:r>
        <w:r>
          <w:instrText xml:space="preserve"> PAGEREF _Toc371085543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4" w:history="1">
        <w:r>
          <w:rPr>
            <w:rStyle w:val="af0"/>
            <w:lang w:val="en-US" w:eastAsia="zh-CN"/>
          </w:rPr>
          <w:t>2.5.1.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数</w:t>
        </w:r>
        <w:r>
          <w:rPr>
            <w:rStyle w:val="af0"/>
            <w:rFonts w:ascii="Batang" w:hAnsi="Batang" w:cs="Batang" w:hint="eastAsia"/>
            <w:lang w:val="en-US" w:eastAsia="zh-CN"/>
          </w:rPr>
          <w:t>据要素</w:t>
        </w:r>
        <w:r>
          <w:tab/>
        </w:r>
        <w:r>
          <w:fldChar w:fldCharType="begin"/>
        </w:r>
        <w:r>
          <w:instrText xml:space="preserve"> PAGEREF _Toc371085544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5" w:history="1">
        <w:r>
          <w:rPr>
            <w:rStyle w:val="af0"/>
            <w:lang w:val="en-US" w:eastAsia="zh-CN"/>
          </w:rPr>
          <w:t>2.5.2.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样</w:t>
        </w:r>
        <w:r>
          <w:rPr>
            <w:rStyle w:val="af0"/>
            <w:rFonts w:ascii="Batang" w:hAnsi="Batang" w:cs="Batang" w:hint="eastAsia"/>
            <w:lang w:val="en-US" w:eastAsia="zh-CN"/>
          </w:rPr>
          <w:t>式布局</w:t>
        </w:r>
        <w:r>
          <w:tab/>
        </w:r>
        <w:r>
          <w:fldChar w:fldCharType="begin"/>
        </w:r>
        <w:r>
          <w:instrText xml:space="preserve"> PAGEREF _Toc371085545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6" w:history="1">
        <w:r>
          <w:rPr>
            <w:rStyle w:val="af0"/>
          </w:rPr>
          <w:t>2.6.</w:t>
        </w:r>
        <w:r>
          <w:rPr>
            <w:rStyle w:val="af0"/>
            <w:rFonts w:eastAsia="宋体" w:hint="eastAsia"/>
            <w:lang w:val="en-US" w:eastAsia="zh-CN"/>
          </w:rPr>
          <w:t xml:space="preserve"> </w:t>
        </w:r>
        <w:r>
          <w:rPr>
            <w:rStyle w:val="af0"/>
            <w:rFonts w:eastAsia="宋体" w:hint="eastAsia"/>
            <w:lang w:val="en-US" w:eastAsia="zh-CN"/>
          </w:rPr>
          <w:t>导入</w:t>
        </w:r>
        <w:r>
          <w:rPr>
            <w:rStyle w:val="af0"/>
            <w:rFonts w:eastAsia="宋体"/>
            <w:lang w:val="en-US" w:eastAsia="zh-CN"/>
          </w:rPr>
          <w:t>/</w:t>
        </w:r>
        <w:r>
          <w:rPr>
            <w:rStyle w:val="af0"/>
            <w:rFonts w:eastAsia="宋体" w:hint="eastAsia"/>
            <w:lang w:val="en-US" w:eastAsia="zh-CN"/>
          </w:rPr>
          <w:t>导出文件</w:t>
        </w:r>
        <w:r>
          <w:tab/>
        </w:r>
        <w:r>
          <w:fldChar w:fldCharType="begin"/>
        </w:r>
        <w:r>
          <w:instrText xml:space="preserve"> PAGEREF _Toc371085546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7" w:history="1">
        <w:r>
          <w:rPr>
            <w:rStyle w:val="af0"/>
            <w:rFonts w:eastAsia="宋体"/>
            <w:highlight w:val="yellow"/>
            <w:lang w:val="en-US" w:eastAsia="zh-CN"/>
          </w:rPr>
          <w:t>2.7.</w:t>
        </w:r>
        <w:r>
          <w:rPr>
            <w:rStyle w:val="af0"/>
            <w:rFonts w:eastAsia="宋体" w:hint="eastAsia"/>
            <w:highlight w:val="yellow"/>
            <w:lang w:val="en-US" w:eastAsia="zh-CN"/>
          </w:rPr>
          <w:t xml:space="preserve"> </w:t>
        </w:r>
        <w:r>
          <w:rPr>
            <w:rStyle w:val="af0"/>
            <w:rFonts w:eastAsia="宋体" w:hint="eastAsia"/>
            <w:highlight w:val="yellow"/>
            <w:lang w:val="en-US" w:eastAsia="zh-CN"/>
          </w:rPr>
          <w:t>外部渠道设计</w:t>
        </w:r>
        <w:r>
          <w:tab/>
        </w:r>
        <w:r>
          <w:fldChar w:fldCharType="begin"/>
        </w:r>
        <w:r>
          <w:instrText xml:space="preserve"> PAGEREF _Toc371085547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8" w:history="1">
        <w:r>
          <w:rPr>
            <w:rStyle w:val="af0"/>
            <w:lang w:val="en-US" w:eastAsia="zh-CN"/>
          </w:rPr>
          <w:t>2.7.1.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概</w:t>
        </w:r>
        <w:r>
          <w:rPr>
            <w:rStyle w:val="af0"/>
            <w:rFonts w:ascii="Batang" w:hAnsi="Batang" w:cs="Batang" w:hint="eastAsia"/>
            <w:lang w:val="en-US" w:eastAsia="zh-CN"/>
          </w:rPr>
          <w:t>述</w:t>
        </w:r>
        <w:r>
          <w:tab/>
        </w:r>
        <w:r>
          <w:fldChar w:fldCharType="begin"/>
        </w:r>
        <w:r>
          <w:instrText xml:space="preserve"> PAGEREF _Toc371085548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49" w:history="1">
        <w:r>
          <w:rPr>
            <w:rStyle w:val="af0"/>
            <w:lang w:val="en-US" w:eastAsia="zh-CN"/>
          </w:rPr>
          <w:t>2.7.2.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hint="eastAsia"/>
            <w:lang w:val="en-US" w:eastAsia="zh-CN"/>
          </w:rPr>
          <w:t>接口要素</w:t>
        </w:r>
        <w:r>
          <w:tab/>
        </w:r>
        <w:r>
          <w:fldChar w:fldCharType="begin"/>
        </w:r>
        <w:r>
          <w:instrText xml:space="preserve"> PAGEREF _Toc371085549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0" w:history="1">
        <w:r>
          <w:rPr>
            <w:rStyle w:val="af0"/>
            <w:rFonts w:eastAsia="宋体"/>
            <w:lang w:eastAsia="zh-CN"/>
          </w:rPr>
          <w:t>3.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交互</w:t>
        </w:r>
        <w:r>
          <w:tab/>
        </w:r>
        <w:r>
          <w:fldChar w:fldCharType="begin"/>
        </w:r>
        <w:r>
          <w:instrText xml:space="preserve"> PAGEREF _Toc371085550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1" w:history="1">
        <w:r>
          <w:rPr>
            <w:rStyle w:val="af0"/>
            <w:lang w:eastAsia="zh-CN"/>
          </w:rPr>
          <w:t>3.1.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hint="eastAsia"/>
            <w:lang w:eastAsia="zh-CN"/>
          </w:rPr>
          <w:t>界面事件</w:t>
        </w:r>
        <w:r>
          <w:tab/>
        </w:r>
        <w:r>
          <w:fldChar w:fldCharType="begin"/>
        </w:r>
        <w:r>
          <w:instrText xml:space="preserve"> PAGEREF _Toc371085551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2" w:history="1">
        <w:r>
          <w:rPr>
            <w:rStyle w:val="af0"/>
            <w:lang w:eastAsia="zh-CN"/>
          </w:rPr>
          <w:t>3.2.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hint="eastAsia"/>
            <w:lang w:eastAsia="zh-CN"/>
          </w:rPr>
          <w:t>外部渠道呼入事件</w:t>
        </w:r>
        <w:r>
          <w:tab/>
        </w:r>
        <w:r>
          <w:fldChar w:fldCharType="begin"/>
        </w:r>
        <w:r>
          <w:instrText xml:space="preserve"> PAGEREF _Toc371085552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3" w:history="1">
        <w:r>
          <w:rPr>
            <w:rStyle w:val="af0"/>
            <w:lang w:eastAsia="zh-CN"/>
          </w:rPr>
          <w:t>3.3.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hint="eastAsia"/>
            <w:lang w:eastAsia="zh-CN"/>
          </w:rPr>
          <w:t>系</w:t>
        </w:r>
        <w:r>
          <w:rPr>
            <w:rStyle w:val="af0"/>
            <w:rFonts w:ascii="宋体" w:eastAsia="宋体" w:hAnsi="宋体" w:cs="宋体" w:hint="eastAsia"/>
            <w:lang w:eastAsia="zh-CN"/>
          </w:rPr>
          <w:t>统内</w:t>
        </w:r>
        <w:r>
          <w:rPr>
            <w:rStyle w:val="af0"/>
            <w:rFonts w:ascii="Batang" w:hAnsi="Batang" w:cs="Batang" w:hint="eastAsia"/>
            <w:lang w:eastAsia="zh-CN"/>
          </w:rPr>
          <w:t>部自</w:t>
        </w:r>
        <w:r>
          <w:rPr>
            <w:rStyle w:val="af0"/>
            <w:rFonts w:ascii="宋体" w:eastAsia="宋体" w:hAnsi="宋体" w:cs="宋体" w:hint="eastAsia"/>
            <w:lang w:eastAsia="zh-CN"/>
          </w:rPr>
          <w:t>动触发</w:t>
        </w:r>
        <w:r>
          <w:rPr>
            <w:rStyle w:val="af0"/>
            <w:rFonts w:ascii="Batang" w:hAnsi="Batang" w:cs="Batang" w:hint="eastAsia"/>
            <w:lang w:eastAsia="zh-CN"/>
          </w:rPr>
          <w:t>事件</w:t>
        </w:r>
        <w:r>
          <w:tab/>
        </w:r>
        <w:r>
          <w:fldChar w:fldCharType="begin"/>
        </w:r>
        <w:r>
          <w:instrText xml:space="preserve"> PAGEREF _Toc371085553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4" w:history="1">
        <w:r>
          <w:rPr>
            <w:rStyle w:val="af0"/>
          </w:rPr>
          <w:t>4.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交易服务</w:t>
        </w:r>
        <w:r>
          <w:tab/>
        </w:r>
        <w:r>
          <w:fldChar w:fldCharType="begin"/>
        </w:r>
        <w:r>
          <w:instrText xml:space="preserve"> PAGEREF _Toc371085554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5" w:history="1">
        <w:r>
          <w:rPr>
            <w:rStyle w:val="af0"/>
          </w:rPr>
          <w:t>4.1.</w:t>
        </w:r>
        <w:r>
          <w:rPr>
            <w:rStyle w:val="af0"/>
            <w:rFonts w:ascii="宋体" w:eastAsia="宋体" w:hAnsi="宋体" w:cs="宋体"/>
            <w:lang w:val="en-US" w:eastAsia="zh-CN"/>
          </w:rPr>
          <w:t xml:space="preserve"> XXX</w:t>
        </w:r>
        <w:r>
          <w:rPr>
            <w:rStyle w:val="af0"/>
            <w:rFonts w:ascii="宋体" w:eastAsia="宋体" w:hAnsi="宋体" w:cs="宋体"/>
            <w:i/>
            <w:lang w:val="en-US" w:eastAsia="zh-CN"/>
          </w:rPr>
          <w:t>{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填写</w:t>
        </w:r>
        <w:r>
          <w:rPr>
            <w:rStyle w:val="af0"/>
            <w:rFonts w:ascii="宋体" w:eastAsia="宋体" w:hAnsi="宋体" w:cs="宋体" w:hint="eastAsia"/>
            <w:i/>
            <w:lang w:eastAsia="zh-CN"/>
          </w:rPr>
          <w:t>交易服务名称</w:t>
        </w:r>
        <w:r>
          <w:rPr>
            <w:rStyle w:val="af0"/>
            <w:rFonts w:ascii="宋体" w:eastAsia="宋体" w:hAnsi="宋体" w:cs="宋体"/>
            <w:i/>
            <w:lang w:val="en-US" w:eastAsia="zh-CN"/>
          </w:rPr>
          <w:t xml:space="preserve"> }</w:t>
        </w:r>
        <w:r>
          <w:tab/>
        </w:r>
        <w:r>
          <w:fldChar w:fldCharType="begin"/>
        </w:r>
        <w:r>
          <w:instrText xml:space="preserve"> PAGEREF _Toc371085555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6" w:history="1">
        <w:r>
          <w:rPr>
            <w:rStyle w:val="af0"/>
          </w:rPr>
          <w:t>4.1.1.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描述</w:t>
        </w:r>
        <w:r>
          <w:tab/>
        </w:r>
        <w:r>
          <w:fldChar w:fldCharType="begin"/>
        </w:r>
        <w:r>
          <w:instrText xml:space="preserve"> PAGEREF _Toc371085556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7" w:history="1">
        <w:r>
          <w:rPr>
            <w:rStyle w:val="af0"/>
            <w:lang w:eastAsia="zh-CN"/>
          </w:rPr>
          <w:t>4.1.2.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hint="eastAsia"/>
            <w:lang w:val="en-US" w:eastAsia="zh-CN"/>
          </w:rPr>
          <w:t>接口要素</w:t>
        </w:r>
        <w:r>
          <w:tab/>
        </w:r>
        <w:r>
          <w:fldChar w:fldCharType="begin"/>
        </w:r>
        <w:r>
          <w:instrText xml:space="preserve"> PAGEREF _Toc371085557 \h </w:instrText>
        </w:r>
        <w:r>
          <w:fldChar w:fldCharType="separate"/>
        </w:r>
        <w:r>
          <w:t>19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8" w:history="1">
        <w:r>
          <w:rPr>
            <w:rStyle w:val="af0"/>
            <w:lang w:val="en-US" w:eastAsia="zh-CN"/>
          </w:rPr>
          <w:t>4.1.3.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hint="eastAsia"/>
            <w:lang w:val="en-US" w:eastAsia="zh-CN"/>
          </w:rPr>
          <w:t>接口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报</w:t>
        </w:r>
        <w:r>
          <w:rPr>
            <w:rStyle w:val="af0"/>
            <w:rFonts w:ascii="Batang" w:hAnsi="Batang" w:cs="Batang" w:hint="eastAsia"/>
            <w:lang w:val="en-US" w:eastAsia="zh-CN"/>
          </w:rPr>
          <w:t>文</w:t>
        </w:r>
        <w:r>
          <w:tab/>
        </w:r>
        <w:r>
          <w:fldChar w:fldCharType="begin"/>
        </w:r>
        <w:r>
          <w:instrText xml:space="preserve"> PAGEREF _Toc371085558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59" w:history="1">
        <w:r>
          <w:rPr>
            <w:rStyle w:val="af0"/>
            <w:lang w:val="en-US" w:eastAsia="zh-CN"/>
          </w:rPr>
          <w:t>4.1.4.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hint="eastAsia"/>
            <w:lang w:val="en-US" w:eastAsia="zh-CN"/>
          </w:rPr>
          <w:t>接口文件（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选填</w:t>
        </w:r>
        <w:r>
          <w:rPr>
            <w:rStyle w:val="af0"/>
            <w:rFonts w:ascii="Batang" w:hAnsi="Batang" w:cs="Batang" w:hint="eastAsia"/>
            <w:lang w:val="en-US" w:eastAsia="zh-CN"/>
          </w:rPr>
          <w:t>）</w:t>
        </w:r>
        <w:r>
          <w:tab/>
        </w:r>
        <w:r>
          <w:fldChar w:fldCharType="begin"/>
        </w:r>
        <w:r>
          <w:instrText xml:space="preserve"> PAGEREF _Toc371085559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0" w:history="1">
        <w:r>
          <w:rPr>
            <w:rStyle w:val="af0"/>
            <w:lang w:val="en-US" w:eastAsia="zh-CN"/>
          </w:rPr>
          <w:t>4.1.5.</w:t>
        </w:r>
        <w:r>
          <w:rPr>
            <w:rStyle w:val="af0"/>
            <w:rFonts w:hint="eastAsia"/>
            <w:lang w:val="en-US"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调</w:t>
        </w:r>
        <w:r>
          <w:rPr>
            <w:rStyle w:val="af0"/>
            <w:rFonts w:ascii="Batang" w:hAnsi="Batang" w:cs="Batang" w:hint="eastAsia"/>
            <w:lang w:val="en-US" w:eastAsia="zh-CN"/>
          </w:rPr>
          <w:t>用</w:t>
        </w:r>
        <w:r>
          <w:rPr>
            <w:rStyle w:val="af0"/>
            <w:rFonts w:hint="eastAsia"/>
            <w:lang w:val="en-US" w:eastAsia="zh-CN"/>
          </w:rPr>
          <w:t>流</w:t>
        </w:r>
        <w:r>
          <w:tab/>
        </w:r>
        <w:r>
          <w:fldChar w:fldCharType="begin"/>
        </w:r>
        <w:r>
          <w:instrText xml:space="preserve"> PAGEREF _Toc371085560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1" w:history="1">
        <w:r>
          <w:rPr>
            <w:rStyle w:val="af0"/>
            <w:highlight w:val="yellow"/>
            <w:lang w:val="en-US" w:eastAsia="zh-CN"/>
          </w:rPr>
          <w:t>4.1.6.</w:t>
        </w:r>
        <w:r>
          <w:rPr>
            <w:rStyle w:val="af0"/>
            <w:rFonts w:hint="eastAsia"/>
            <w:highlight w:val="yellow"/>
            <w:lang w:val="en-US" w:eastAsia="zh-CN"/>
          </w:rPr>
          <w:t xml:space="preserve"> </w:t>
        </w:r>
        <w:r>
          <w:rPr>
            <w:rStyle w:val="af0"/>
            <w:rFonts w:hint="eastAsia"/>
            <w:highlight w:val="yellow"/>
            <w:lang w:val="en-US" w:eastAsia="zh-CN"/>
          </w:rPr>
          <w:t>出</w:t>
        </w:r>
        <w:r>
          <w:rPr>
            <w:rStyle w:val="af0"/>
            <w:rFonts w:ascii="宋体" w:eastAsia="宋体" w:hAnsi="宋体" w:cs="宋体" w:hint="eastAsia"/>
            <w:highlight w:val="yellow"/>
            <w:lang w:val="en-US" w:eastAsia="zh-CN"/>
          </w:rPr>
          <w:t>错输</w:t>
        </w:r>
        <w:r>
          <w:rPr>
            <w:rStyle w:val="af0"/>
            <w:rFonts w:ascii="Batang" w:hAnsi="Batang" w:cs="Batang" w:hint="eastAsia"/>
            <w:highlight w:val="yellow"/>
            <w:lang w:val="en-US" w:eastAsia="zh-CN"/>
          </w:rPr>
          <w:t>出信息（</w:t>
        </w:r>
        <w:r>
          <w:rPr>
            <w:rStyle w:val="af0"/>
            <w:rFonts w:ascii="宋体" w:eastAsia="宋体" w:hAnsi="宋体" w:cs="宋体" w:hint="eastAsia"/>
            <w:highlight w:val="yellow"/>
            <w:lang w:val="en-US" w:eastAsia="zh-CN"/>
          </w:rPr>
          <w:t>选填</w:t>
        </w:r>
        <w:r>
          <w:rPr>
            <w:rStyle w:val="af0"/>
            <w:rFonts w:ascii="Batang" w:hAnsi="Batang" w:cs="Batang" w:hint="eastAsia"/>
            <w:highlight w:val="yellow"/>
            <w:lang w:val="en-US" w:eastAsia="zh-CN"/>
          </w:rPr>
          <w:t>）</w:t>
        </w:r>
        <w:r>
          <w:tab/>
        </w:r>
        <w:r>
          <w:fldChar w:fldCharType="begin"/>
        </w:r>
        <w:r>
          <w:instrText xml:space="preserve"> PAGEREF _Toc371085561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2" w:history="1">
        <w:r>
          <w:rPr>
            <w:rStyle w:val="af0"/>
            <w:rFonts w:eastAsia="宋体"/>
            <w:lang w:eastAsia="zh-CN"/>
          </w:rPr>
          <w:t>4.2.</w:t>
        </w:r>
        <w:r>
          <w:rPr>
            <w:rStyle w:val="af0"/>
            <w:rFonts w:ascii="宋体" w:eastAsia="宋体" w:hAnsi="宋体" w:cs="宋体"/>
            <w:lang w:val="en-US" w:eastAsia="zh-CN"/>
          </w:rPr>
          <w:t xml:space="preserve"> XXX</w:t>
        </w:r>
        <w:r>
          <w:rPr>
            <w:rStyle w:val="af0"/>
            <w:rFonts w:ascii="宋体" w:eastAsia="宋体" w:hAnsi="宋体" w:cs="宋体"/>
            <w:i/>
            <w:lang w:val="en-US" w:eastAsia="zh-CN"/>
          </w:rPr>
          <w:t>{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填写</w:t>
        </w:r>
        <w:r>
          <w:rPr>
            <w:rStyle w:val="af0"/>
            <w:rFonts w:ascii="宋体" w:eastAsia="宋体" w:hAnsi="宋体" w:cs="宋体" w:hint="eastAsia"/>
            <w:i/>
            <w:lang w:eastAsia="zh-CN"/>
          </w:rPr>
          <w:t>交易服务名称</w:t>
        </w:r>
        <w:r>
          <w:rPr>
            <w:rStyle w:val="af0"/>
            <w:rFonts w:ascii="宋体" w:eastAsia="宋体" w:hAnsi="宋体" w:cs="宋体"/>
            <w:i/>
            <w:lang w:val="en-US" w:eastAsia="zh-CN"/>
          </w:rPr>
          <w:t xml:space="preserve"> }</w:t>
        </w:r>
        <w:r>
          <w:tab/>
        </w:r>
        <w:r>
          <w:fldChar w:fldCharType="begin"/>
        </w:r>
        <w:r>
          <w:instrText xml:space="preserve"> PAGEREF _Toc371085562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3" w:history="1">
        <w:r>
          <w:rPr>
            <w:rStyle w:val="af0"/>
            <w:rFonts w:eastAsia="宋体"/>
            <w:lang w:eastAsia="zh-CN"/>
          </w:rPr>
          <w:t>5.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应用批处理</w:t>
        </w:r>
        <w:r>
          <w:tab/>
        </w:r>
        <w:r>
          <w:fldChar w:fldCharType="begin"/>
        </w:r>
        <w:r>
          <w:instrText xml:space="preserve"> PAGEREF _Toc371085563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4" w:history="1">
        <w:r>
          <w:rPr>
            <w:rStyle w:val="af0"/>
            <w:lang w:eastAsia="zh-CN"/>
          </w:rPr>
          <w:t>5.1.</w:t>
        </w:r>
        <w:r>
          <w:rPr>
            <w:rStyle w:val="af0"/>
            <w:lang w:val="en-US" w:eastAsia="zh-CN"/>
          </w:rPr>
          <w:t xml:space="preserve"> XX</w:t>
        </w:r>
        <w:r>
          <w:rPr>
            <w:rStyle w:val="af0"/>
            <w:i/>
            <w:lang w:val="en-US" w:eastAsia="zh-CN"/>
          </w:rPr>
          <w:t>{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填写</w:t>
        </w:r>
        <w:r>
          <w:rPr>
            <w:rStyle w:val="af0"/>
            <w:rFonts w:ascii="Batang" w:hAnsi="Batang" w:cs="Batang" w:hint="eastAsia"/>
            <w:i/>
            <w:lang w:val="en-US" w:eastAsia="zh-CN"/>
          </w:rPr>
          <w:t>批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处</w:t>
        </w:r>
        <w:r>
          <w:rPr>
            <w:rStyle w:val="af0"/>
            <w:rFonts w:ascii="Batang" w:hAnsi="Batang" w:cs="Batang" w:hint="eastAsia"/>
            <w:i/>
            <w:lang w:val="en-US" w:eastAsia="zh-CN"/>
          </w:rPr>
          <w:t>理名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称</w:t>
        </w:r>
        <w:r>
          <w:rPr>
            <w:rStyle w:val="af0"/>
            <w:i/>
            <w:lang w:val="en-US" w:eastAsia="zh-CN"/>
          </w:rPr>
          <w:t>}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应</w:t>
        </w:r>
        <w:r>
          <w:rPr>
            <w:rStyle w:val="af0"/>
            <w:rFonts w:ascii="Batang" w:hAnsi="Batang" w:cs="Batang" w:hint="eastAsia"/>
            <w:lang w:val="en-US" w:eastAsia="zh-CN"/>
          </w:rPr>
          <w:t>用批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处</w:t>
        </w:r>
        <w:r>
          <w:rPr>
            <w:rStyle w:val="af0"/>
            <w:rFonts w:ascii="Batang" w:hAnsi="Batang" w:cs="Batang" w:hint="eastAsia"/>
            <w:lang w:val="en-US" w:eastAsia="zh-CN"/>
          </w:rPr>
          <w:t>理</w:t>
        </w:r>
        <w:r>
          <w:tab/>
        </w:r>
        <w:r>
          <w:fldChar w:fldCharType="begin"/>
        </w:r>
        <w:r>
          <w:instrText xml:space="preserve"> PAGEREF _Toc371085564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5" w:history="1">
        <w:r>
          <w:rPr>
            <w:rStyle w:val="af0"/>
            <w:lang w:eastAsia="zh-CN"/>
          </w:rPr>
          <w:t>5.1.1.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eastAsia="zh-CN"/>
          </w:rPr>
          <w:t>总</w:t>
        </w:r>
        <w:r>
          <w:rPr>
            <w:rStyle w:val="af0"/>
            <w:rFonts w:ascii="Batang" w:hAnsi="Batang" w:cs="Batang" w:hint="eastAsia"/>
            <w:lang w:eastAsia="zh-CN"/>
          </w:rPr>
          <w:t>体描述</w:t>
        </w:r>
        <w:r>
          <w:tab/>
        </w:r>
        <w:r>
          <w:fldChar w:fldCharType="begin"/>
        </w:r>
        <w:r>
          <w:instrText xml:space="preserve"> PAGEREF _Toc371085565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6" w:history="1">
        <w:r>
          <w:rPr>
            <w:rStyle w:val="af0"/>
            <w:lang w:eastAsia="zh-CN"/>
          </w:rPr>
          <w:t>5.1.2.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eastAsia="zh-CN"/>
          </w:rPr>
          <w:t>输</w:t>
        </w:r>
        <w:r>
          <w:rPr>
            <w:rStyle w:val="af0"/>
            <w:rFonts w:ascii="Batang" w:hAnsi="Batang" w:cs="Batang" w:hint="eastAsia"/>
            <w:lang w:eastAsia="zh-CN"/>
          </w:rPr>
          <w:t>入</w:t>
        </w:r>
        <w:r>
          <w:tab/>
        </w:r>
        <w:r>
          <w:fldChar w:fldCharType="begin"/>
        </w:r>
        <w:r>
          <w:instrText xml:space="preserve"> PAGEREF _Toc371085566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7" w:history="1">
        <w:r>
          <w:rPr>
            <w:rStyle w:val="af0"/>
            <w:lang w:eastAsia="zh-CN"/>
          </w:rPr>
          <w:t>5.1.3.</w:t>
        </w:r>
        <w:r>
          <w:rPr>
            <w:rStyle w:val="af0"/>
            <w:rFonts w:hint="eastAsia"/>
            <w:lang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lang w:eastAsia="zh-CN"/>
          </w:rPr>
          <w:t>输</w:t>
        </w:r>
        <w:r>
          <w:rPr>
            <w:rStyle w:val="af0"/>
            <w:rFonts w:ascii="Batang" w:hAnsi="Batang" w:cs="Batang" w:hint="eastAsia"/>
            <w:lang w:eastAsia="zh-CN"/>
          </w:rPr>
          <w:t>出</w:t>
        </w:r>
        <w:r>
          <w:tab/>
        </w:r>
        <w:r>
          <w:fldChar w:fldCharType="begin"/>
        </w:r>
        <w:r>
          <w:instrText xml:space="preserve"> PAGEREF _Toc371085567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930B06" w:rsidRDefault="008A42D8">
      <w:pPr>
        <w:pStyle w:val="30"/>
        <w:tabs>
          <w:tab w:val="right" w:leader="dot" w:pos="15388"/>
        </w:tabs>
        <w:ind w:left="8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8" w:history="1">
        <w:r>
          <w:rPr>
            <w:rStyle w:val="af0"/>
            <w:highlight w:val="yellow"/>
            <w:lang w:val="en-US" w:eastAsia="zh-CN"/>
          </w:rPr>
          <w:t>5.1.4.</w:t>
        </w:r>
        <w:r>
          <w:rPr>
            <w:rStyle w:val="af0"/>
            <w:rFonts w:hint="eastAsia"/>
            <w:highlight w:val="yellow"/>
            <w:lang w:val="en-US" w:eastAsia="zh-CN"/>
          </w:rPr>
          <w:t xml:space="preserve"> </w:t>
        </w:r>
        <w:r>
          <w:rPr>
            <w:rStyle w:val="af0"/>
            <w:rFonts w:ascii="宋体" w:eastAsia="宋体" w:hAnsi="宋体" w:cs="宋体" w:hint="eastAsia"/>
            <w:highlight w:val="yellow"/>
            <w:lang w:val="en-US" w:eastAsia="zh-CN"/>
          </w:rPr>
          <w:t>调</w:t>
        </w:r>
        <w:r>
          <w:rPr>
            <w:rStyle w:val="af0"/>
            <w:rFonts w:ascii="Batang" w:hAnsi="Batang" w:cs="Batang" w:hint="eastAsia"/>
            <w:highlight w:val="yellow"/>
            <w:lang w:val="en-US" w:eastAsia="zh-CN"/>
          </w:rPr>
          <w:t>用流</w:t>
        </w:r>
        <w:r>
          <w:tab/>
        </w:r>
        <w:r>
          <w:fldChar w:fldCharType="begin"/>
        </w:r>
        <w:r>
          <w:instrText xml:space="preserve"> PAGEREF _Toc371085568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930B06" w:rsidRDefault="008A42D8">
      <w:pPr>
        <w:pStyle w:val="20"/>
        <w:tabs>
          <w:tab w:val="right" w:leader="dot" w:pos="15388"/>
        </w:tabs>
        <w:ind w:left="40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69" w:history="1">
        <w:r>
          <w:rPr>
            <w:rStyle w:val="af0"/>
            <w:lang w:val="en-US" w:eastAsia="zh-CN"/>
          </w:rPr>
          <w:t>5.2. XX</w:t>
        </w:r>
        <w:r>
          <w:rPr>
            <w:rStyle w:val="af0"/>
            <w:i/>
            <w:lang w:val="en-US" w:eastAsia="zh-CN"/>
          </w:rPr>
          <w:t>{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填写</w:t>
        </w:r>
        <w:r>
          <w:rPr>
            <w:rStyle w:val="af0"/>
            <w:rFonts w:ascii="Batang" w:hAnsi="Batang" w:cs="Batang" w:hint="eastAsia"/>
            <w:i/>
            <w:lang w:val="en-US" w:eastAsia="zh-CN"/>
          </w:rPr>
          <w:t>批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处</w:t>
        </w:r>
        <w:r>
          <w:rPr>
            <w:rStyle w:val="af0"/>
            <w:rFonts w:ascii="Batang" w:hAnsi="Batang" w:cs="Batang" w:hint="eastAsia"/>
            <w:i/>
            <w:lang w:val="en-US" w:eastAsia="zh-CN"/>
          </w:rPr>
          <w:t>理名</w:t>
        </w:r>
        <w:r>
          <w:rPr>
            <w:rStyle w:val="af0"/>
            <w:rFonts w:ascii="宋体" w:eastAsia="宋体" w:hAnsi="宋体" w:cs="宋体" w:hint="eastAsia"/>
            <w:i/>
            <w:lang w:val="en-US" w:eastAsia="zh-CN"/>
          </w:rPr>
          <w:t>称</w:t>
        </w:r>
        <w:r>
          <w:rPr>
            <w:rStyle w:val="af0"/>
            <w:i/>
            <w:lang w:val="en-US" w:eastAsia="zh-CN"/>
          </w:rPr>
          <w:t>}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应</w:t>
        </w:r>
        <w:r>
          <w:rPr>
            <w:rStyle w:val="af0"/>
            <w:rFonts w:ascii="Batang" w:hAnsi="Batang" w:cs="Batang" w:hint="eastAsia"/>
            <w:lang w:val="en-US" w:eastAsia="zh-CN"/>
          </w:rPr>
          <w:t>用批</w:t>
        </w:r>
        <w:r>
          <w:rPr>
            <w:rStyle w:val="af0"/>
            <w:rFonts w:ascii="宋体" w:eastAsia="宋体" w:hAnsi="宋体" w:cs="宋体" w:hint="eastAsia"/>
            <w:lang w:val="en-US" w:eastAsia="zh-CN"/>
          </w:rPr>
          <w:t>处</w:t>
        </w:r>
        <w:r>
          <w:rPr>
            <w:rStyle w:val="af0"/>
            <w:rFonts w:ascii="Batang" w:hAnsi="Batang" w:cs="Batang" w:hint="eastAsia"/>
            <w:lang w:val="en-US" w:eastAsia="zh-CN"/>
          </w:rPr>
          <w:t>理</w:t>
        </w:r>
        <w:r>
          <w:tab/>
        </w:r>
        <w:r>
          <w:fldChar w:fldCharType="begin"/>
        </w:r>
        <w:r>
          <w:instrText xml:space="preserve"> PAGEREF _Toc371085569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930B06" w:rsidRDefault="008A42D8">
      <w:pPr>
        <w:pStyle w:val="10"/>
        <w:tabs>
          <w:tab w:val="right" w:leader="dot" w:pos="15388"/>
        </w:tabs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/>
        </w:rPr>
      </w:pPr>
      <w:hyperlink w:anchor="_Toc371085570" w:history="1">
        <w:r>
          <w:rPr>
            <w:rStyle w:val="af0"/>
            <w:rFonts w:eastAsia="宋体"/>
            <w:lang w:eastAsia="zh-CN"/>
          </w:rPr>
          <w:t>6.</w:t>
        </w:r>
        <w:r>
          <w:rPr>
            <w:rStyle w:val="af0"/>
            <w:rFonts w:eastAsia="宋体" w:hint="eastAsia"/>
            <w:lang w:eastAsia="zh-CN"/>
          </w:rPr>
          <w:t xml:space="preserve"> </w:t>
        </w:r>
        <w:r>
          <w:rPr>
            <w:rStyle w:val="af0"/>
            <w:rFonts w:eastAsia="宋体" w:hint="eastAsia"/>
            <w:lang w:eastAsia="zh-CN"/>
          </w:rPr>
          <w:t>本地构件</w:t>
        </w:r>
        <w:r>
          <w:tab/>
        </w:r>
        <w:r>
          <w:fldChar w:fldCharType="begin"/>
        </w:r>
        <w:r>
          <w:instrText xml:space="preserve"> PAGEREF _Toc371085570 \h </w:instrText>
        </w:r>
        <w:r>
          <w:fldChar w:fldCharType="separate"/>
        </w:r>
        <w:r>
          <w:t>23</w:t>
        </w:r>
        <w:r>
          <w:fldChar w:fldCharType="end"/>
        </w:r>
      </w:hyperlink>
    </w:p>
    <w:p w:rsidR="00930B06" w:rsidRDefault="008A42D8">
      <w:r>
        <w:rPr>
          <w:rFonts w:cs="Arial" w:hint="eastAsia"/>
        </w:rPr>
        <w:fldChar w:fldCharType="end"/>
      </w:r>
    </w:p>
    <w:p w:rsidR="00930B06" w:rsidRDefault="008A42D8">
      <w:pPr>
        <w:pStyle w:val="1"/>
        <w:numPr>
          <w:ilvl w:val="0"/>
          <w:numId w:val="2"/>
        </w:numPr>
        <w:rPr>
          <w:rFonts w:eastAsia="宋体"/>
          <w:color w:val="auto"/>
          <w:lang w:eastAsia="zh-CN"/>
        </w:rPr>
      </w:pPr>
      <w:r>
        <w:rPr>
          <w:color w:val="auto"/>
        </w:rPr>
        <w:br w:type="page"/>
      </w:r>
      <w:bookmarkStart w:id="56" w:name="_Toc372544393"/>
      <w:bookmarkStart w:id="57" w:name="_Toc371085531"/>
      <w:r>
        <w:rPr>
          <w:rFonts w:eastAsia="宋体" w:hint="eastAsia"/>
          <w:color w:val="auto"/>
          <w:lang w:eastAsia="zh-CN"/>
        </w:rPr>
        <w:lastRenderedPageBreak/>
        <w:t>用例描述</w:t>
      </w:r>
      <w:bookmarkEnd w:id="56"/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eastAsia="zh-CN"/>
        </w:rPr>
      </w:pPr>
      <w:bookmarkStart w:id="58" w:name="_Toc372544394"/>
      <w:r>
        <w:rPr>
          <w:rFonts w:eastAsiaTheme="minorEastAsia" w:hint="eastAsia"/>
          <w:color w:val="auto"/>
          <w:lang w:eastAsia="zh-CN"/>
        </w:rPr>
        <w:t>用例基本信息</w:t>
      </w:r>
      <w:bookmarkEnd w:id="58"/>
      <w:r>
        <w:rPr>
          <w:rFonts w:eastAsiaTheme="minorEastAsia" w:hint="eastAsia"/>
          <w:color w:val="auto"/>
          <w:lang w:eastAsia="zh-CN"/>
        </w:rPr>
        <w:t xml:space="preserve"> </w:t>
      </w: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59" w:name="_Toc372544395"/>
      <w:r>
        <w:rPr>
          <w:rFonts w:eastAsia="宋体" w:hint="eastAsia"/>
          <w:lang w:eastAsia="zh-CN"/>
        </w:rPr>
        <w:t>描述</w:t>
      </w:r>
      <w:bookmarkEnd w:id="59"/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1455"/>
        <w:gridCol w:w="12294"/>
      </w:tblGrid>
      <w:tr w:rsidR="00930B06">
        <w:trPr>
          <w:trHeight w:val="438"/>
        </w:trPr>
        <w:tc>
          <w:tcPr>
            <w:tcW w:w="2801" w:type="dxa"/>
            <w:gridSpan w:val="2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用例ID</w:t>
            </w:r>
          </w:p>
        </w:tc>
        <w:tc>
          <w:tcPr>
            <w:tcW w:w="1229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DZWJXZ</w:t>
            </w:r>
          </w:p>
        </w:tc>
      </w:tr>
      <w:tr w:rsidR="00930B06">
        <w:trPr>
          <w:trHeight w:val="438"/>
        </w:trPr>
        <w:tc>
          <w:tcPr>
            <w:tcW w:w="2801" w:type="dxa"/>
            <w:gridSpan w:val="2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用例名称</w:t>
            </w:r>
          </w:p>
        </w:tc>
        <w:tc>
          <w:tcPr>
            <w:tcW w:w="1229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压缩包文件下载</w:t>
            </w:r>
          </w:p>
        </w:tc>
      </w:tr>
      <w:tr w:rsidR="00930B06">
        <w:trPr>
          <w:trHeight w:val="438"/>
        </w:trPr>
        <w:tc>
          <w:tcPr>
            <w:tcW w:w="2801" w:type="dxa"/>
            <w:gridSpan w:val="2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对应的业务功能名称</w:t>
            </w:r>
          </w:p>
        </w:tc>
        <w:tc>
          <w:tcPr>
            <w:tcW w:w="1229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压缩包文件下载</w:t>
            </w:r>
          </w:p>
        </w:tc>
      </w:tr>
      <w:tr w:rsidR="00930B06">
        <w:trPr>
          <w:trHeight w:val="438"/>
        </w:trPr>
        <w:tc>
          <w:tcPr>
            <w:tcW w:w="2801" w:type="dxa"/>
            <w:gridSpan w:val="2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业务事件名称</w:t>
            </w:r>
          </w:p>
        </w:tc>
        <w:tc>
          <w:tcPr>
            <w:tcW w:w="1229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eastAsia="zh-CN"/>
              </w:rPr>
            </w:pPr>
          </w:p>
        </w:tc>
      </w:tr>
      <w:tr w:rsidR="00930B06">
        <w:trPr>
          <w:trHeight w:val="438"/>
        </w:trPr>
        <w:tc>
          <w:tcPr>
            <w:tcW w:w="2801" w:type="dxa"/>
            <w:gridSpan w:val="2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参与者（触发者）</w:t>
            </w:r>
          </w:p>
        </w:tc>
        <w:tc>
          <w:tcPr>
            <w:tcW w:w="1229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互联网客户</w:t>
            </w:r>
          </w:p>
        </w:tc>
      </w:tr>
      <w:tr w:rsidR="00930B06">
        <w:trPr>
          <w:trHeight w:val="438"/>
        </w:trPr>
        <w:tc>
          <w:tcPr>
            <w:tcW w:w="28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责任部门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eastAsia="zh-CN"/>
              </w:rPr>
            </w:pPr>
            <w:bookmarkStart w:id="60" w:name="_GoBack"/>
            <w:bookmarkEnd w:id="60"/>
          </w:p>
        </w:tc>
      </w:tr>
      <w:tr w:rsidR="00930B06">
        <w:trPr>
          <w:trHeight w:val="411"/>
        </w:trPr>
        <w:tc>
          <w:tcPr>
            <w:tcW w:w="28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最终用户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4F81BD" w:themeColor="accent1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外部客户</w:t>
            </w:r>
          </w:p>
        </w:tc>
      </w:tr>
      <w:tr w:rsidR="00930B06">
        <w:trPr>
          <w:trHeight w:val="411"/>
        </w:trPr>
        <w:tc>
          <w:tcPr>
            <w:tcW w:w="28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用例的目的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提供客户需要的电子文件</w:t>
            </w:r>
          </w:p>
        </w:tc>
      </w:tr>
      <w:tr w:rsidR="00930B06">
        <w:trPr>
          <w:trHeight w:val="411"/>
        </w:trPr>
        <w:tc>
          <w:tcPr>
            <w:tcW w:w="280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用例的定义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客户通过互联网夸克、百度云盘（后续继续扩充）网页找到文件下载，下载后扫描二维码提供跳转到付费链接，付费后页面刷新生成密码（如生成密码失败可提供qq联系解决），客户通过密码解压文件。</w:t>
            </w:r>
          </w:p>
        </w:tc>
      </w:tr>
      <w:tr w:rsidR="00930B06">
        <w:trPr>
          <w:trHeight w:val="411"/>
        </w:trPr>
        <w:tc>
          <w:tcPr>
            <w:tcW w:w="1346" w:type="dxa"/>
            <w:vMerge w:val="restart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用例关系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扩展（或被扩展）用例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无</w:t>
            </w:r>
          </w:p>
        </w:tc>
      </w:tr>
      <w:tr w:rsidR="00930B06">
        <w:trPr>
          <w:trHeight w:val="411"/>
        </w:trPr>
        <w:tc>
          <w:tcPr>
            <w:tcW w:w="134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930B06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</w:p>
        </w:tc>
        <w:tc>
          <w:tcPr>
            <w:tcW w:w="145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包含（或被包含）的用例</w:t>
            </w:r>
          </w:p>
        </w:tc>
        <w:tc>
          <w:tcPr>
            <w:tcW w:w="122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eastAsiaTheme="minorEastAsia"/>
                <w:sz w:val="22"/>
                <w:lang w:eastAsia="zh-CN"/>
              </w:rPr>
            </w:pPr>
            <w:r>
              <w:rPr>
                <w:rFonts w:eastAsiaTheme="minorEastAsia" w:hint="eastAsia"/>
                <w:sz w:val="22"/>
                <w:lang w:eastAsia="zh-CN"/>
              </w:rPr>
              <w:t>无</w:t>
            </w:r>
          </w:p>
        </w:tc>
      </w:tr>
    </w:tbl>
    <w:p w:rsidR="00930B06" w:rsidRDefault="00930B06">
      <w:pPr>
        <w:rPr>
          <w:rFonts w:eastAsia="宋体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61" w:name="_Toc372544396"/>
      <w:r>
        <w:rPr>
          <w:rFonts w:eastAsia="宋体" w:hint="eastAsia"/>
          <w:lang w:eastAsia="zh-CN"/>
        </w:rPr>
        <w:t>基本事件流</w:t>
      </w:r>
      <w:bookmarkEnd w:id="61"/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6887"/>
        <w:gridCol w:w="800"/>
        <w:gridCol w:w="6344"/>
      </w:tblGrid>
      <w:tr w:rsidR="00930B06">
        <w:trPr>
          <w:trHeight w:val="420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bCs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基本事件流名称</w:t>
            </w:r>
          </w:p>
        </w:tc>
        <w:tc>
          <w:tcPr>
            <w:tcW w:w="1403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eastAsiaTheme="minorEastAsia"/>
                <w:sz w:val="22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2"/>
                <w:szCs w:val="22"/>
                <w:lang w:val="en-US" w:eastAsia="zh-CN"/>
              </w:rPr>
              <w:t>电子文件传输</w:t>
            </w:r>
          </w:p>
        </w:tc>
      </w:tr>
      <w:tr w:rsidR="00930B06">
        <w:trPr>
          <w:trHeight w:val="420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前置条件</w:t>
            </w:r>
          </w:p>
        </w:tc>
        <w:tc>
          <w:tcPr>
            <w:tcW w:w="1403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eastAsia="宋体" w:hint="eastAsia"/>
                <w:sz w:val="22"/>
                <w:lang w:val="en-US" w:eastAsia="zh-CN"/>
              </w:rPr>
              <w:t>本地已有电子文件（已加密），包含付费链接的</w:t>
            </w:r>
            <w:r>
              <w:rPr>
                <w:rFonts w:eastAsia="宋体" w:hint="eastAsia"/>
                <w:sz w:val="22"/>
                <w:lang w:val="en-US" w:eastAsia="zh-CN"/>
              </w:rPr>
              <w:t>TXT</w:t>
            </w:r>
            <w:r>
              <w:rPr>
                <w:rFonts w:eastAsia="宋体" w:hint="eastAsia"/>
                <w:sz w:val="22"/>
                <w:lang w:val="en-US" w:eastAsia="zh-CN"/>
              </w:rPr>
              <w:t>文件，</w:t>
            </w:r>
            <w:r>
              <w:rPr>
                <w:rFonts w:eastAsia="宋体" w:hint="eastAsia"/>
                <w:sz w:val="22"/>
                <w:lang w:val="en-US" w:eastAsia="zh-CN"/>
              </w:rPr>
              <w:t>TXT</w:t>
            </w:r>
            <w:r>
              <w:rPr>
                <w:rFonts w:eastAsia="宋体" w:hint="eastAsia"/>
                <w:sz w:val="22"/>
                <w:lang w:val="en-US" w:eastAsia="zh-CN"/>
              </w:rPr>
              <w:t>文件中有本地电子文件清单供客户挑选更多心仪的文件，每个压缩包需单独存放，仅包含需压缩的文件</w:t>
            </w:r>
          </w:p>
        </w:tc>
      </w:tr>
      <w:tr w:rsidR="00930B06">
        <w:trPr>
          <w:trHeight w:val="420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后置条件</w:t>
            </w:r>
          </w:p>
        </w:tc>
        <w:tc>
          <w:tcPr>
            <w:tcW w:w="1403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930B06">
            <w:pPr>
              <w:rPr>
                <w:b/>
                <w:sz w:val="22"/>
              </w:rPr>
            </w:pPr>
          </w:p>
        </w:tc>
      </w:tr>
      <w:tr w:rsidR="00930B06">
        <w:trPr>
          <w:trHeight w:val="420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lastRenderedPageBreak/>
              <w:t>参与者</w:t>
            </w:r>
            <w:r>
              <w:rPr>
                <w:rFonts w:eastAsiaTheme="minorEastAsia" w:hint="eastAsia"/>
                <w:b/>
                <w:sz w:val="22"/>
                <w:lang w:eastAsia="zh-CN"/>
              </w:rPr>
              <w:t>步骤</w:t>
            </w:r>
          </w:p>
        </w:tc>
        <w:tc>
          <w:tcPr>
            <w:tcW w:w="688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8DB3E2" w:themeColor="text2" w:themeTint="66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t>参与者动作</w:t>
            </w:r>
            <w:r>
              <w:rPr>
                <w:rFonts w:eastAsiaTheme="minorEastAsia" w:hint="eastAsia"/>
                <w:b/>
                <w:i/>
                <w:sz w:val="22"/>
                <w:lang w:eastAsia="zh-CN"/>
              </w:rPr>
              <w:t>（参与者在界面及外设上的操作）</w:t>
            </w:r>
          </w:p>
        </w:tc>
        <w:tc>
          <w:tcPr>
            <w:tcW w:w="80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8DB3E2" w:themeColor="text2" w:themeTint="66"/>
                <w:lang w:val="en-US" w:eastAsia="zh-CN"/>
              </w:rPr>
            </w:pPr>
            <w:r>
              <w:rPr>
                <w:rFonts w:eastAsiaTheme="minorEastAsia" w:hint="eastAsia"/>
                <w:b/>
                <w:sz w:val="22"/>
                <w:lang w:eastAsia="zh-CN"/>
              </w:rPr>
              <w:t>系统步骤</w:t>
            </w:r>
          </w:p>
        </w:tc>
        <w:tc>
          <w:tcPr>
            <w:tcW w:w="634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8DB3E2" w:themeColor="text2" w:themeTint="66"/>
                <w:lang w:val="en-US" w:eastAsia="zh-CN"/>
              </w:rPr>
            </w:pPr>
            <w:r>
              <w:rPr>
                <w:rFonts w:hint="eastAsia"/>
                <w:b/>
                <w:sz w:val="22"/>
              </w:rPr>
              <w:t>系统动作</w:t>
            </w:r>
          </w:p>
        </w:tc>
      </w:tr>
      <w:tr w:rsidR="00930B06">
        <w:trPr>
          <w:trHeight w:val="420"/>
        </w:trPr>
        <w:tc>
          <w:tcPr>
            <w:tcW w:w="106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1</w:t>
            </w:r>
          </w:p>
        </w:tc>
        <w:tc>
          <w:tcPr>
            <w:tcW w:w="6887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本地的PDF加密，加密密码存放在后台</w:t>
            </w:r>
          </w:p>
        </w:tc>
        <w:tc>
          <w:tcPr>
            <w:tcW w:w="80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2</w:t>
            </w:r>
          </w:p>
        </w:tc>
        <w:tc>
          <w:tcPr>
            <w:tcW w:w="634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文件加密，数据库更新该条数据，并明文存放解压密码</w:t>
            </w:r>
          </w:p>
        </w:tc>
      </w:tr>
      <w:tr w:rsidR="00930B06">
        <w:trPr>
          <w:trHeight w:val="420"/>
        </w:trPr>
        <w:tc>
          <w:tcPr>
            <w:tcW w:w="106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3</w:t>
            </w:r>
          </w:p>
        </w:tc>
        <w:tc>
          <w:tcPr>
            <w:tcW w:w="6887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将文件放在同一文件夹后手工生成压缩包</w:t>
            </w:r>
          </w:p>
        </w:tc>
        <w:tc>
          <w:tcPr>
            <w:tcW w:w="80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4</w:t>
            </w:r>
          </w:p>
        </w:tc>
        <w:tc>
          <w:tcPr>
            <w:tcW w:w="634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电脑生成压缩包</w:t>
            </w:r>
          </w:p>
        </w:tc>
      </w:tr>
      <w:tr w:rsidR="00930B06">
        <w:trPr>
          <w:trHeight w:val="420"/>
        </w:trPr>
        <w:tc>
          <w:tcPr>
            <w:tcW w:w="106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5</w:t>
            </w:r>
          </w:p>
        </w:tc>
        <w:tc>
          <w:tcPr>
            <w:tcW w:w="6887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客户通过互联网查找到网盘的电子文件并下载后，打开命名为“密码链接说明”，复制里面的链接在网页中打开</w:t>
            </w:r>
          </w:p>
        </w:tc>
        <w:tc>
          <w:tcPr>
            <w:tcW w:w="80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6</w:t>
            </w:r>
          </w:p>
        </w:tc>
        <w:tc>
          <w:tcPr>
            <w:tcW w:w="634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系统返回网页，含说明文字和该电子文件对应的二维码</w:t>
            </w:r>
          </w:p>
        </w:tc>
      </w:tr>
      <w:tr w:rsidR="00930B06">
        <w:trPr>
          <w:trHeight w:val="420"/>
        </w:trPr>
        <w:tc>
          <w:tcPr>
            <w:tcW w:w="106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7</w:t>
            </w:r>
          </w:p>
        </w:tc>
        <w:tc>
          <w:tcPr>
            <w:tcW w:w="6887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支付宝扫描二维码跳转到支付宝付款页面，付款成功</w:t>
            </w:r>
          </w:p>
        </w:tc>
        <w:tc>
          <w:tcPr>
            <w:tcW w:w="80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8</w:t>
            </w:r>
          </w:p>
        </w:tc>
        <w:tc>
          <w:tcPr>
            <w:tcW w:w="634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系统查询支付宝收款交易状态是否为成功，如确为成功，更新步骤6的页面，将解压密码返回给前台</w:t>
            </w:r>
          </w:p>
        </w:tc>
      </w:tr>
      <w:tr w:rsidR="00930B06">
        <w:trPr>
          <w:trHeight w:val="420"/>
        </w:trPr>
        <w:tc>
          <w:tcPr>
            <w:tcW w:w="106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9</w:t>
            </w:r>
          </w:p>
        </w:tc>
        <w:tc>
          <w:tcPr>
            <w:tcW w:w="6887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客户在页面打开电子文件时输入密码，展示pdf文字页面，客户端整个流程结束。</w:t>
            </w:r>
          </w:p>
        </w:tc>
        <w:tc>
          <w:tcPr>
            <w:tcW w:w="80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10</w:t>
            </w:r>
          </w:p>
        </w:tc>
        <w:tc>
          <w:tcPr>
            <w:tcW w:w="6344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步骤8的网页在两小时后自动更新为初始状态</w:t>
            </w:r>
          </w:p>
        </w:tc>
      </w:tr>
      <w:tr w:rsidR="00930B06">
        <w:trPr>
          <w:trHeight w:val="420"/>
        </w:trPr>
        <w:tc>
          <w:tcPr>
            <w:tcW w:w="106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  <w:tc>
          <w:tcPr>
            <w:tcW w:w="6887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  <w:tc>
          <w:tcPr>
            <w:tcW w:w="634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62" w:name="_Toc372544397"/>
      <w:r>
        <w:rPr>
          <w:rFonts w:eastAsia="宋体" w:hint="eastAsia"/>
          <w:lang w:eastAsia="zh-CN"/>
        </w:rPr>
        <w:t>备选事件流</w:t>
      </w:r>
      <w:bookmarkEnd w:id="62"/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1"/>
        <w:gridCol w:w="5163"/>
        <w:gridCol w:w="1150"/>
        <w:gridCol w:w="7031"/>
      </w:tblGrid>
      <w:tr w:rsidR="00930B06">
        <w:trPr>
          <w:trHeight w:val="420"/>
        </w:trPr>
        <w:tc>
          <w:tcPr>
            <w:tcW w:w="175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bCs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备选事件流名称</w:t>
            </w:r>
          </w:p>
        </w:tc>
        <w:tc>
          <w:tcPr>
            <w:tcW w:w="133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val="en-US" w:eastAsia="zh-CN"/>
              </w:rPr>
              <w:t>上述步骤</w:t>
            </w:r>
            <w:r>
              <w:rPr>
                <w:rFonts w:eastAsiaTheme="minorEastAsia" w:hint="eastAsia"/>
                <w:lang w:val="en-US" w:eastAsia="zh-CN"/>
              </w:rPr>
              <w:t>7</w:t>
            </w:r>
            <w:r>
              <w:rPr>
                <w:rFonts w:eastAsiaTheme="minorEastAsia" w:hint="eastAsia"/>
                <w:lang w:val="en-US" w:eastAsia="zh-CN"/>
              </w:rPr>
              <w:t>扫描二维码用微信扫提示需用支付宝扫</w:t>
            </w:r>
          </w:p>
        </w:tc>
      </w:tr>
      <w:tr w:rsidR="00930B06">
        <w:trPr>
          <w:trHeight w:val="420"/>
        </w:trPr>
        <w:tc>
          <w:tcPr>
            <w:tcW w:w="175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前置条件</w:t>
            </w:r>
          </w:p>
        </w:tc>
        <w:tc>
          <w:tcPr>
            <w:tcW w:w="133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eastAsia="宋体"/>
                <w:b/>
                <w:sz w:val="22"/>
                <w:lang w:val="en-US" w:eastAsia="zh-CN"/>
              </w:rPr>
            </w:pPr>
            <w:r>
              <w:rPr>
                <w:rFonts w:eastAsia="宋体" w:hint="eastAsia"/>
                <w:bCs/>
                <w:sz w:val="22"/>
                <w:lang w:val="en-US" w:eastAsia="zh-CN"/>
              </w:rPr>
              <w:t>流程到扫描二维码环节</w:t>
            </w:r>
          </w:p>
        </w:tc>
      </w:tr>
      <w:tr w:rsidR="00930B06">
        <w:trPr>
          <w:trHeight w:val="420"/>
        </w:trPr>
        <w:tc>
          <w:tcPr>
            <w:tcW w:w="175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后置条件</w:t>
            </w:r>
          </w:p>
        </w:tc>
        <w:tc>
          <w:tcPr>
            <w:tcW w:w="1334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930B06">
            <w:pPr>
              <w:rPr>
                <w:b/>
                <w:sz w:val="22"/>
              </w:rPr>
            </w:pPr>
          </w:p>
        </w:tc>
      </w:tr>
      <w:tr w:rsidR="00930B06">
        <w:trPr>
          <w:trHeight w:val="420"/>
        </w:trPr>
        <w:tc>
          <w:tcPr>
            <w:tcW w:w="175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参与者步骤</w:t>
            </w:r>
          </w:p>
        </w:tc>
        <w:tc>
          <w:tcPr>
            <w:tcW w:w="516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参与者动作</w:t>
            </w:r>
            <w:r>
              <w:rPr>
                <w:rFonts w:eastAsiaTheme="minorEastAsia" w:hint="eastAsia"/>
                <w:b/>
                <w:i/>
                <w:sz w:val="22"/>
                <w:lang w:eastAsia="zh-CN"/>
              </w:rPr>
              <w:t>（参与者在界面及外设上的操作）</w:t>
            </w:r>
          </w:p>
        </w:tc>
        <w:tc>
          <w:tcPr>
            <w:tcW w:w="115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系统步骤</w:t>
            </w:r>
          </w:p>
        </w:tc>
        <w:tc>
          <w:tcPr>
            <w:tcW w:w="703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系统动作</w:t>
            </w:r>
          </w:p>
        </w:tc>
      </w:tr>
      <w:tr w:rsidR="00930B06">
        <w:trPr>
          <w:trHeight w:val="420"/>
        </w:trPr>
        <w:tc>
          <w:tcPr>
            <w:tcW w:w="1751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1</w:t>
            </w:r>
          </w:p>
        </w:tc>
        <w:tc>
          <w:tcPr>
            <w:tcW w:w="5163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用微信扫描二维码</w:t>
            </w:r>
          </w:p>
        </w:tc>
        <w:tc>
          <w:tcPr>
            <w:tcW w:w="1150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2</w:t>
            </w:r>
          </w:p>
        </w:tc>
        <w:tc>
          <w:tcPr>
            <w:tcW w:w="7031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提示得用支付宝扫</w:t>
            </w: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63" w:name="_Toc372544398"/>
      <w:r>
        <w:rPr>
          <w:rFonts w:eastAsia="宋体" w:hint="eastAsia"/>
          <w:lang w:eastAsia="zh-CN"/>
        </w:rPr>
        <w:t>异常事件流</w:t>
      </w:r>
      <w:bookmarkEnd w:id="63"/>
    </w:p>
    <w:p w:rsidR="00930B06" w:rsidRDefault="00930B06">
      <w:pPr>
        <w:rPr>
          <w:rFonts w:asciiTheme="minorEastAsia" w:eastAsiaTheme="minorEastAsia" w:hAnsiTheme="minorEastAsia" w:cs="Arial"/>
          <w:i/>
          <w:color w:val="4F81BD" w:themeColor="accent1"/>
          <w:sz w:val="22"/>
          <w:szCs w:val="22"/>
          <w:lang w:eastAsia="zh-CN"/>
        </w:rPr>
      </w:pPr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856"/>
        <w:gridCol w:w="1380"/>
        <w:gridCol w:w="7158"/>
      </w:tblGrid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bCs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异常事件流名称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eastAsia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2"/>
                <w:szCs w:val="22"/>
                <w:lang w:val="en-US" w:eastAsia="zh-CN"/>
              </w:rPr>
              <w:t>客户在收到密码后超过2小时未使用，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前置条件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="Batang" w:eastAsiaTheme="minorEastAsia" w:hAnsi="Batang" w:cs="Batang" w:hint="eastAsia"/>
                <w:lang w:eastAsia="zh-CN"/>
              </w:rPr>
              <w:t>无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eastAsiaTheme="minorEastAsia" w:hint="eastAsia"/>
                <w:b/>
                <w:lang w:eastAsia="zh-CN"/>
              </w:rPr>
              <w:t>后置</w:t>
            </w:r>
            <w:r>
              <w:rPr>
                <w:rFonts w:ascii="宋体" w:eastAsiaTheme="minorEastAsia" w:hAnsi="宋体" w:cs="宋体" w:hint="eastAsia"/>
                <w:b/>
                <w:lang w:eastAsia="zh-CN"/>
              </w:rPr>
              <w:t>条</w:t>
            </w:r>
            <w:r>
              <w:rPr>
                <w:rFonts w:ascii="Batang" w:eastAsiaTheme="minorEastAsia" w:hAnsi="Batang" w:cs="Batang" w:hint="eastAsia"/>
                <w:b/>
                <w:lang w:eastAsia="zh-CN"/>
              </w:rPr>
              <w:t>件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930B06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lastRenderedPageBreak/>
              <w:t>参与者步骤</w:t>
            </w:r>
          </w:p>
        </w:tc>
        <w:tc>
          <w:tcPr>
            <w:tcW w:w="485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参与者动作</w:t>
            </w:r>
            <w:r>
              <w:rPr>
                <w:rFonts w:eastAsiaTheme="minorEastAsia" w:hint="eastAsia"/>
                <w:b/>
                <w:i/>
                <w:sz w:val="22"/>
                <w:lang w:eastAsia="zh-CN"/>
              </w:rPr>
              <w:t>（参与者在界面及外设上的操作）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系统步骤</w:t>
            </w:r>
          </w:p>
        </w:tc>
        <w:tc>
          <w:tcPr>
            <w:tcW w:w="715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系统动作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1</w:t>
            </w:r>
          </w:p>
        </w:tc>
        <w:tc>
          <w:tcPr>
            <w:tcW w:w="4856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无</w:t>
            </w:r>
          </w:p>
        </w:tc>
        <w:tc>
          <w:tcPr>
            <w:tcW w:w="1380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eastAsiaTheme="minorEastAsia"/>
                <w:sz w:val="22"/>
                <w:szCs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7158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eastAsiaTheme="minorEastAsia"/>
                <w:sz w:val="22"/>
                <w:szCs w:val="22"/>
                <w:lang w:val="en-US" w:eastAsia="zh-CN"/>
              </w:rPr>
            </w:pPr>
            <w:r>
              <w:rPr>
                <w:rFonts w:eastAsiaTheme="minorEastAsia" w:hint="eastAsia"/>
                <w:sz w:val="22"/>
                <w:szCs w:val="22"/>
                <w:lang w:val="en-US" w:eastAsia="zh-CN"/>
              </w:rPr>
              <w:t>页面刷新为初始页面</w:t>
            </w:r>
          </w:p>
        </w:tc>
      </w:tr>
    </w:tbl>
    <w:p w:rsidR="00930B06" w:rsidRDefault="00930B06">
      <w:pPr>
        <w:pStyle w:val="3"/>
        <w:numPr>
          <w:ilvl w:val="255"/>
          <w:numId w:val="0"/>
        </w:numPr>
        <w:rPr>
          <w:del w:id="64" w:author="日月明" w:date="2026-01-06T09:37:00Z"/>
          <w:rFonts w:eastAsiaTheme="minorEastAsia"/>
          <w:lang w:val="en-US" w:eastAsia="zh-CN"/>
        </w:rPr>
      </w:pPr>
      <w:bookmarkStart w:id="65" w:name="_Toc372544399"/>
      <w:bookmarkStart w:id="66" w:name="_Toc372544400"/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异常事件流</w:t>
      </w:r>
    </w:p>
    <w:p w:rsidR="00930B06" w:rsidRDefault="00930B06">
      <w:pPr>
        <w:rPr>
          <w:rFonts w:asciiTheme="minorEastAsia" w:eastAsiaTheme="minorEastAsia" w:hAnsiTheme="minorEastAsia" w:cs="Arial"/>
          <w:i/>
          <w:color w:val="4F81BD" w:themeColor="accent1"/>
          <w:sz w:val="22"/>
          <w:szCs w:val="22"/>
          <w:lang w:eastAsia="zh-CN"/>
        </w:rPr>
      </w:pPr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856"/>
        <w:gridCol w:w="1380"/>
        <w:gridCol w:w="7158"/>
      </w:tblGrid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bCs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zh-CN"/>
              </w:rPr>
              <w:t>异常事件流名称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eastAsia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2"/>
                <w:szCs w:val="22"/>
                <w:lang w:val="en-US" w:eastAsia="zh-CN"/>
              </w:rPr>
              <w:t>客户在收到密码后未使用，关闭了页面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前置条件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="Batang" w:eastAsiaTheme="minorEastAsia" w:hAnsi="Batang" w:cs="Batang" w:hint="eastAsia"/>
                <w:lang w:eastAsia="zh-CN"/>
              </w:rPr>
              <w:t>无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eastAsiaTheme="minorEastAsia" w:hint="eastAsia"/>
                <w:b/>
                <w:lang w:eastAsia="zh-CN"/>
              </w:rPr>
              <w:t>后置</w:t>
            </w:r>
            <w:r>
              <w:rPr>
                <w:rFonts w:ascii="宋体" w:eastAsiaTheme="minorEastAsia" w:hAnsi="宋体" w:cs="宋体" w:hint="eastAsia"/>
                <w:b/>
                <w:lang w:eastAsia="zh-CN"/>
              </w:rPr>
              <w:t>条</w:t>
            </w:r>
            <w:r>
              <w:rPr>
                <w:rFonts w:ascii="Batang" w:eastAsiaTheme="minorEastAsia" w:hAnsi="Batang" w:cs="Batang" w:hint="eastAsia"/>
                <w:b/>
                <w:lang w:eastAsia="zh-CN"/>
              </w:rPr>
              <w:t>件</w:t>
            </w:r>
          </w:p>
        </w:tc>
        <w:tc>
          <w:tcPr>
            <w:tcW w:w="1339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="Batang" w:eastAsiaTheme="minorEastAsia" w:hAnsi="Batang" w:cs="Batang" w:hint="eastAsia"/>
                <w:lang w:eastAsia="zh-CN"/>
              </w:rPr>
              <w:t>系</w:t>
            </w:r>
            <w:r>
              <w:rPr>
                <w:rFonts w:ascii="宋体" w:eastAsiaTheme="minorEastAsia" w:hAnsi="宋体" w:cs="宋体" w:hint="eastAsia"/>
                <w:lang w:eastAsia="zh-CN"/>
              </w:rPr>
              <w:t>统</w:t>
            </w:r>
            <w:r>
              <w:rPr>
                <w:rFonts w:ascii="Batang" w:eastAsiaTheme="minorEastAsia" w:hAnsi="Batang" w:cs="Batang" w:hint="eastAsia"/>
                <w:lang w:eastAsia="zh-CN"/>
              </w:rPr>
              <w:t>界面无跳转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参与者步骤</w:t>
            </w:r>
          </w:p>
        </w:tc>
        <w:tc>
          <w:tcPr>
            <w:tcW w:w="485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参与者动作</w:t>
            </w:r>
            <w:r>
              <w:rPr>
                <w:rFonts w:eastAsiaTheme="minorEastAsia" w:hint="eastAsia"/>
                <w:b/>
                <w:i/>
                <w:sz w:val="22"/>
                <w:lang w:eastAsia="zh-CN"/>
              </w:rPr>
              <w:t>（参与者在界面及外设上的操作）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系统步骤</w:t>
            </w:r>
          </w:p>
        </w:tc>
        <w:tc>
          <w:tcPr>
            <w:tcW w:w="715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系统动作</w:t>
            </w:r>
          </w:p>
        </w:tc>
      </w:tr>
      <w:tr w:rsidR="00930B06">
        <w:trPr>
          <w:trHeight w:val="420"/>
        </w:trPr>
        <w:tc>
          <w:tcPr>
            <w:tcW w:w="1701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1</w:t>
            </w:r>
          </w:p>
        </w:tc>
        <w:tc>
          <w:tcPr>
            <w:tcW w:w="4856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关闭页面</w:t>
            </w:r>
          </w:p>
        </w:tc>
        <w:tc>
          <w:tcPr>
            <w:tcW w:w="1380" w:type="dxa"/>
          </w:tcPr>
          <w:p w:rsidR="00930B06" w:rsidRDefault="008A42D8">
            <w:pPr>
              <w:rPr>
                <w:rFonts w:asciiTheme="majorEastAsia" w:eastAsiaTheme="majorEastAsia" w:hAnsiTheme="majorEastAsia" w:cstheme="majorEastAsia"/>
                <w:sz w:val="22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7158" w:type="dxa"/>
          </w:tcPr>
          <w:p w:rsidR="00930B06" w:rsidRDefault="00930B06">
            <w:pPr>
              <w:rPr>
                <w:rFonts w:eastAsiaTheme="minorEastAsia"/>
                <w:sz w:val="22"/>
                <w:szCs w:val="22"/>
                <w:lang w:eastAsia="zh-CN"/>
              </w:rPr>
            </w:pP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3</w:t>
            </w:r>
          </w:p>
        </w:tc>
        <w:tc>
          <w:tcPr>
            <w:tcW w:w="4856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重新输入网址</w:t>
            </w:r>
          </w:p>
        </w:tc>
        <w:tc>
          <w:tcPr>
            <w:tcW w:w="1380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ajorEastAsia" w:eastAsiaTheme="majorEastAsia" w:hAnsiTheme="majorEastAsia" w:cstheme="majorEastAsia"/>
                <w:sz w:val="22"/>
                <w:szCs w:val="22"/>
                <w:lang w:val="en-US"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7158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eastAsiaTheme="minorEastAsia"/>
                <w:sz w:val="22"/>
                <w:szCs w:val="22"/>
                <w:lang w:val="en-US" w:eastAsia="zh-CN"/>
              </w:rPr>
            </w:pPr>
            <w:r>
              <w:rPr>
                <w:rFonts w:eastAsiaTheme="minorEastAsia" w:hint="eastAsia"/>
                <w:sz w:val="22"/>
                <w:szCs w:val="22"/>
                <w:lang w:val="en-US" w:eastAsia="zh-CN"/>
              </w:rPr>
              <w:t>返回带有密码的页面，两小时以第一次更新密码计算。</w:t>
            </w:r>
          </w:p>
        </w:tc>
      </w:tr>
    </w:tbl>
    <w:p w:rsidR="00930B06" w:rsidRDefault="00930B06">
      <w:pPr>
        <w:pStyle w:val="3"/>
        <w:numPr>
          <w:ilvl w:val="255"/>
          <w:numId w:val="0"/>
        </w:numPr>
        <w:rPr>
          <w:del w:id="67" w:author="日月明" w:date="2026-01-06T09:37:00Z"/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r>
        <w:rPr>
          <w:rFonts w:eastAsiaTheme="minorEastAsia" w:hint="eastAsia"/>
          <w:lang w:val="en-US" w:eastAsia="zh-CN"/>
        </w:rPr>
        <w:t>业务规则</w:t>
      </w:r>
      <w:bookmarkEnd w:id="65"/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394"/>
      </w:tblGrid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业务规则编号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SCYSB01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业务规则名称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lang w:val="en-US" w:eastAsia="zh-CN"/>
              </w:rPr>
              <w:t>生成压缩包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spacing w:before="60" w:after="60"/>
              <w:jc w:val="both"/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业务规则描述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numPr>
                <w:ilvl w:val="0"/>
                <w:numId w:val="3"/>
              </w:num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压缩包包含文件加密的PDF，包含付款页面地址和可下载电子文件清单。</w:t>
            </w:r>
          </w:p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2、压缩包与PDF文件同名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规则涉及数据项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附件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val="en-US" w:eastAsia="zh-CN"/>
        </w:rPr>
      </w:pPr>
    </w:p>
    <w:tbl>
      <w:tblPr>
        <w:tblW w:w="150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394"/>
      </w:tblGrid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业务规则编号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lang w:val="en-US" w:eastAsia="zh-CN"/>
              </w:rPr>
              <w:t>GXMM</w:t>
            </w: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01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业务规则名称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val="en-US" w:eastAsia="zh-CN"/>
              </w:rPr>
              <w:t>页面更新密码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spacing w:before="60" w:after="60"/>
              <w:jc w:val="both"/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业务规则描述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eastAsia="zh-CN"/>
              </w:rPr>
              <w:t>1、</w:t>
            </w: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收到付款成功的信息（</w:t>
            </w:r>
            <w:r>
              <w:rPr>
                <w:rFonts w:asciiTheme="minorEastAsia" w:eastAsiaTheme="minorEastAsia" w:hAnsiTheme="minorEastAsia" w:cs="Arial" w:hint="eastAsia"/>
                <w:color w:val="FF0000"/>
                <w:sz w:val="21"/>
                <w:lang w:val="en-US" w:eastAsia="zh-CN"/>
              </w:rPr>
              <w:t>如何获取该信息的技术方案待确认</w:t>
            </w: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）后，系统更新客户网页，将密码展示在网页上。</w:t>
            </w:r>
          </w:p>
          <w:p w:rsidR="00930B06" w:rsidRDefault="008A42D8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eastAsia="zh-CN"/>
              </w:rPr>
              <w:t>2、</w:t>
            </w: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两小时后系统刷新为原初始状态。</w:t>
            </w: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规则涉及数据项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</w:p>
        </w:tc>
      </w:tr>
      <w:tr w:rsidR="00930B06">
        <w:trPr>
          <w:trHeight w:val="420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sz w:val="21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 w:val="21"/>
                <w:lang w:val="en-US" w:eastAsia="zh-CN"/>
              </w:rPr>
              <w:t>附件</w:t>
            </w:r>
          </w:p>
        </w:tc>
        <w:tc>
          <w:tcPr>
            <w:tcW w:w="1339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sz w:val="21"/>
                <w:lang w:val="en-US"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r>
        <w:rPr>
          <w:rFonts w:eastAsiaTheme="minorEastAsia" w:hint="eastAsia"/>
          <w:lang w:val="en-US" w:eastAsia="zh-CN"/>
        </w:rPr>
        <w:t>出错输出信息</w:t>
      </w:r>
      <w:bookmarkEnd w:id="66"/>
    </w:p>
    <w:tbl>
      <w:tblPr>
        <w:tblW w:w="10039" w:type="dxa"/>
        <w:tblInd w:w="2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3304"/>
        <w:gridCol w:w="4513"/>
      </w:tblGrid>
      <w:tr w:rsidR="00930B06">
        <w:trPr>
          <w:trHeight w:val="140"/>
        </w:trPr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rPr>
                <w:rFonts w:eastAsiaTheme="minorEastAsia"/>
                <w:lang w:val="en-US" w:eastAsia="zh-CN"/>
              </w:rPr>
            </w:pPr>
            <w:r>
              <w:rPr>
                <w:rFonts w:eastAsiaTheme="minorEastAsia" w:hint="eastAsia"/>
                <w:b/>
                <w:bCs/>
                <w:lang w:val="en-US" w:eastAsia="zh-CN"/>
              </w:rPr>
              <w:t>错误码</w:t>
            </w:r>
          </w:p>
        </w:tc>
        <w:tc>
          <w:tcPr>
            <w:tcW w:w="3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rPr>
                <w:rFonts w:eastAsiaTheme="minorEastAsia"/>
                <w:lang w:val="en-US" w:eastAsia="zh-CN"/>
              </w:rPr>
            </w:pPr>
            <w:r>
              <w:rPr>
                <w:rFonts w:eastAsiaTheme="minorEastAsia" w:hint="eastAsia"/>
                <w:b/>
                <w:bCs/>
                <w:lang w:val="en-US" w:eastAsia="zh-CN"/>
              </w:rPr>
              <w:t>错误描述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DB3E2" w:themeFill="text2" w:themeFillTint="66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rPr>
                <w:rFonts w:eastAsiaTheme="minorEastAsia"/>
                <w:lang w:val="en-US" w:eastAsia="zh-CN"/>
              </w:rPr>
            </w:pPr>
            <w:r>
              <w:rPr>
                <w:rFonts w:eastAsiaTheme="minorEastAsia" w:hint="eastAsia"/>
                <w:b/>
                <w:bCs/>
                <w:lang w:val="en-US" w:eastAsia="zh-CN"/>
              </w:rPr>
              <w:t>后续处理指引</w:t>
            </w:r>
          </w:p>
        </w:tc>
      </w:tr>
      <w:tr w:rsidR="00930B06">
        <w:trPr>
          <w:trHeight w:val="1106"/>
        </w:trPr>
        <w:tc>
          <w:tcPr>
            <w:tcW w:w="2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930B06">
            <w:pPr>
              <w:rPr>
                <w:rFonts w:asciiTheme="minorEastAsia" w:eastAsiaTheme="minorEastAsia" w:hAnsiTheme="minorEastAsia"/>
                <w:sz w:val="22"/>
                <w:lang w:eastAsia="zh-CN"/>
              </w:rPr>
            </w:pPr>
          </w:p>
        </w:tc>
        <w:tc>
          <w:tcPr>
            <w:tcW w:w="3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sz w:val="22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用微信扫描二维码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sz w:val="22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sz w:val="21"/>
                <w:lang w:val="en-US" w:eastAsia="zh-CN"/>
              </w:rPr>
              <w:t>请用支付宝扫描</w:t>
            </w:r>
          </w:p>
        </w:tc>
      </w:tr>
    </w:tbl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1"/>
        <w:numPr>
          <w:ilvl w:val="0"/>
          <w:numId w:val="2"/>
        </w:numPr>
        <w:rPr>
          <w:rFonts w:eastAsiaTheme="minorEastAsia"/>
          <w:color w:val="auto"/>
          <w:lang w:eastAsia="zh-CN"/>
        </w:rPr>
      </w:pPr>
      <w:r>
        <w:rPr>
          <w:rFonts w:eastAsiaTheme="minorEastAsia" w:hint="eastAsia"/>
          <w:color w:val="auto"/>
          <w:lang w:eastAsia="zh-CN"/>
        </w:rPr>
        <w:t>用例总体流程</w:t>
      </w:r>
      <w:bookmarkEnd w:id="57"/>
    </w:p>
    <w:p w:rsidR="00930B06" w:rsidRDefault="00930B06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8A42D8">
      <w:pPr>
        <w:ind w:firstLineChars="177" w:firstLine="425"/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用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UML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标准活动图的方式表示用例的内部流程全貌，包括每个界面的人机操作、流程的流转条件、所调用的流程编排服务、交易服务、联机服务、本地构件、原有系统服务、行外系统服务及其他功能，当用例内部流程较为复杂时，也可附加文字对流程进行补充说明，需要描述主事件流、备选事件流、异常事件流。下图仅仅作为模板，不作为示例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}</w:t>
      </w:r>
    </w:p>
    <w:p w:rsidR="00930B06" w:rsidRDefault="00930B06">
      <w:pPr>
        <w:jc w:val="center"/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930B06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object w:dxaOrig="15376" w:dyaOrig="80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8.9pt;height:402.1pt" o:ole="">
            <v:imagedata r:id="rId8" o:title=""/>
          </v:shape>
          <o:OLEObject Type="Embed" ProgID="Visio.Drawing.11" ShapeID="_x0000_i1025" DrawAspect="Content" ObjectID="_1838387005" r:id="rId9"/>
        </w:object>
      </w:r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ascii="微软雅黑" w:eastAsia="微软雅黑" w:hAnsi="微软雅黑"/>
          <w:i/>
          <w:color w:val="8DB3E2"/>
          <w:sz w:val="24"/>
          <w:szCs w:val="24"/>
          <w:lang w:eastAsia="zh-CN"/>
        </w:rPr>
        <w:object w:dxaOrig="12713" w:dyaOrig="2880">
          <v:shape id="_x0000_i1026" type="#_x0000_t75" style="width:635.75pt;height:2in" o:ole="">
            <v:imagedata r:id="rId10" o:title=""/>
          </v:shape>
          <o:OLEObject Type="Embed" ProgID="Visio.Drawing.11" ShapeID="_x0000_i1026" DrawAspect="Content" ObjectID="_1838387006" r:id="rId11"/>
        </w:object>
      </w:r>
    </w:p>
    <w:p w:rsidR="00930B06" w:rsidRDefault="008A42D8">
      <w:pPr>
        <w:ind w:firstLineChars="177" w:firstLine="425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流程场景描述：</w:t>
      </w:r>
    </w:p>
    <w:p w:rsidR="00930B06" w:rsidRDefault="00930B06">
      <w:pPr>
        <w:rPr>
          <w:rFonts w:eastAsiaTheme="minorEastAsia"/>
          <w:color w:val="4F81BD" w:themeColor="accent1"/>
          <w:sz w:val="24"/>
          <w:szCs w:val="24"/>
          <w:lang w:eastAsia="zh-CN"/>
        </w:rPr>
      </w:pPr>
    </w:p>
    <w:p w:rsidR="00930B06" w:rsidRDefault="00930B06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930B06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eastAsia="zh-CN"/>
        </w:rPr>
      </w:pPr>
      <w:bookmarkStart w:id="68" w:name="_Toc371085532"/>
      <w:r>
        <w:rPr>
          <w:rFonts w:eastAsiaTheme="minorEastAsia" w:hint="eastAsia"/>
          <w:color w:val="auto"/>
          <w:lang w:val="en-US" w:eastAsia="zh-CN"/>
        </w:rPr>
        <w:t>系统用例</w:t>
      </w:r>
      <w:r>
        <w:rPr>
          <w:rFonts w:eastAsiaTheme="minorEastAsia" w:hint="eastAsia"/>
          <w:color w:val="auto"/>
          <w:lang w:eastAsia="zh-CN"/>
        </w:rPr>
        <w:t>调用流</w:t>
      </w:r>
      <w:bookmarkEnd w:id="68"/>
    </w:p>
    <w:p w:rsidR="00930B06" w:rsidRDefault="008A42D8">
      <w:pPr>
        <w:rPr>
          <w:rFonts w:eastAsiaTheme="minorEastAsia"/>
          <w:i/>
          <w:color w:val="548DD4" w:themeColor="text2" w:themeTint="99"/>
          <w:lang w:val="en-US" w:eastAsia="zh-CN"/>
        </w:rPr>
      </w:pPr>
      <w:r>
        <w:rPr>
          <w:rFonts w:eastAsiaTheme="minorEastAsia"/>
          <w:i/>
          <w:color w:val="548DD4" w:themeColor="text2" w:themeTint="99"/>
          <w:lang w:val="en-US" w:eastAsia="zh-CN"/>
        </w:rPr>
        <w:t>{</w:t>
      </w:r>
      <w:r>
        <w:rPr>
          <w:rFonts w:eastAsiaTheme="minorEastAsia" w:hint="eastAsia"/>
          <w:i/>
          <w:color w:val="548DD4" w:themeColor="text2" w:themeTint="99"/>
          <w:lang w:val="en-US" w:eastAsia="zh-CN"/>
        </w:rPr>
        <w:t>按照总体流程图和应用事件的交互关系，填写在本用例所需要调用的交易服务、流程编排服务、本地构件、应用批处理</w:t>
      </w:r>
      <w:r>
        <w:rPr>
          <w:rFonts w:eastAsiaTheme="minorEastAsia"/>
          <w:i/>
          <w:color w:val="548DD4" w:themeColor="text2" w:themeTint="99"/>
          <w:lang w:val="en-US" w:eastAsia="zh-CN"/>
        </w:rPr>
        <w:t>}</w:t>
      </w:r>
    </w:p>
    <w:tbl>
      <w:tblPr>
        <w:tblW w:w="1190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694"/>
        <w:gridCol w:w="1984"/>
        <w:gridCol w:w="1276"/>
        <w:gridCol w:w="1842"/>
        <w:gridCol w:w="2694"/>
      </w:tblGrid>
      <w:tr w:rsidR="00930B06">
        <w:trPr>
          <w:trHeight w:val="77"/>
          <w:tblHeader/>
        </w:trPr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调用顺序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调用类型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调用名称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highlight w:val="yellow"/>
                <w:lang w:eastAsia="zh-CN"/>
              </w:rPr>
              <w:t>版本号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服务提供方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备注</w:t>
            </w:r>
          </w:p>
        </w:tc>
      </w:tr>
      <w:tr w:rsidR="00930B06">
        <w:trPr>
          <w:trHeight w:val="133"/>
        </w:trPr>
        <w:tc>
          <w:tcPr>
            <w:tcW w:w="141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说明：调用的顺序号</w:t>
            </w:r>
          </w:p>
        </w:tc>
        <w:tc>
          <w:tcPr>
            <w:tcW w:w="269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交易服务/流程编排服务/本地构件/</w:t>
            </w:r>
            <w:r>
              <w:rPr>
                <w:rFonts w:eastAsiaTheme="minorEastAsia" w:hint="eastAsia"/>
                <w:i/>
                <w:color w:val="548DD4" w:themeColor="text2" w:themeTint="99"/>
                <w:lang w:val="en-US" w:eastAsia="zh-CN"/>
              </w:rPr>
              <w:t>应用批处理</w:t>
            </w:r>
          </w:p>
        </w:tc>
        <w:tc>
          <w:tcPr>
            <w:tcW w:w="19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说明：交易服务、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流程编排服务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、本地构件</w:t>
            </w:r>
            <w:r>
              <w:rPr>
                <w:rFonts w:eastAsiaTheme="minorEastAsia" w:hint="eastAsia"/>
                <w:i/>
                <w:color w:val="548DD4" w:themeColor="text2" w:themeTint="99"/>
                <w:lang w:val="en-US" w:eastAsia="zh-CN"/>
              </w:rPr>
              <w:t>、应用批处理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的名称</w:t>
            </w:r>
          </w:p>
        </w:tc>
        <w:tc>
          <w:tcPr>
            <w:tcW w:w="1276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说明：所调用对象的版本信息</w:t>
            </w:r>
          </w:p>
        </w:tc>
        <w:tc>
          <w:tcPr>
            <w:tcW w:w="1842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说明：此服务的提供方，属于哪个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用例、哪个工作流、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哪个平台</w:t>
            </w:r>
          </w:p>
        </w:tc>
        <w:tc>
          <w:tcPr>
            <w:tcW w:w="2694" w:type="dxa"/>
            <w:shd w:val="clear" w:color="auto" w:fill="auto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说明：其他需要注意的事项的补充说明</w:t>
            </w:r>
          </w:p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</w:p>
        </w:tc>
      </w:tr>
      <w:tr w:rsidR="00930B06">
        <w:trPr>
          <w:trHeight w:val="133"/>
        </w:trPr>
        <w:tc>
          <w:tcPr>
            <w:tcW w:w="1417" w:type="dxa"/>
          </w:tcPr>
          <w:p w:rsidR="00930B06" w:rsidRDefault="00930B06">
            <w:pPr>
              <w:rPr>
                <w:rFonts w:asciiTheme="minorEastAsia" w:eastAsiaTheme="minorEastAsia" w:hAnsiTheme="minorEastAsia"/>
                <w:iCs/>
                <w:lang w:eastAsia="zh-CN"/>
              </w:rPr>
            </w:pPr>
          </w:p>
        </w:tc>
        <w:tc>
          <w:tcPr>
            <w:tcW w:w="2694" w:type="dxa"/>
          </w:tcPr>
          <w:p w:rsidR="00930B06" w:rsidRDefault="008A42D8">
            <w:pPr>
              <w:rPr>
                <w:rFonts w:asciiTheme="minorEastAsia" w:eastAsiaTheme="minorEastAsia" w:hAnsiTheme="minorEastAsia"/>
                <w:iCs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Cs/>
                <w:lang w:eastAsia="zh-CN"/>
              </w:rPr>
              <w:t>交易服务</w:t>
            </w:r>
          </w:p>
        </w:tc>
        <w:tc>
          <w:tcPr>
            <w:tcW w:w="1984" w:type="dxa"/>
          </w:tcPr>
          <w:p w:rsidR="00930B06" w:rsidRDefault="008A42D8">
            <w:pPr>
              <w:rPr>
                <w:rFonts w:asciiTheme="minorEastAsia" w:eastAsiaTheme="minorEastAsia" w:hAnsiTheme="minorEastAsia"/>
                <w:iCs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Cs/>
                <w:lang w:val="en-US" w:eastAsia="zh-CN"/>
              </w:rPr>
              <w:t>支付宝付款状态</w:t>
            </w:r>
          </w:p>
        </w:tc>
        <w:tc>
          <w:tcPr>
            <w:tcW w:w="1276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Cs/>
              </w:rPr>
            </w:pPr>
          </w:p>
        </w:tc>
        <w:tc>
          <w:tcPr>
            <w:tcW w:w="1842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Cs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iCs/>
                <w:lang w:val="en-US" w:eastAsia="zh-CN"/>
              </w:rPr>
              <w:t>支付宝</w:t>
            </w:r>
          </w:p>
        </w:tc>
        <w:tc>
          <w:tcPr>
            <w:tcW w:w="2694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Cs/>
              </w:rPr>
            </w:pPr>
          </w:p>
        </w:tc>
      </w:tr>
    </w:tbl>
    <w:p w:rsidR="00930B06" w:rsidRDefault="00930B06">
      <w:pPr>
        <w:rPr>
          <w:rFonts w:eastAsiaTheme="minorEastAsia"/>
          <w:i/>
          <w:color w:val="0070C0"/>
          <w:sz w:val="24"/>
          <w:szCs w:val="24"/>
          <w:lang w:eastAsia="zh-CN"/>
        </w:rPr>
      </w:pPr>
    </w:p>
    <w:p w:rsidR="00930B06" w:rsidRDefault="008A42D8">
      <w:pPr>
        <w:pStyle w:val="1"/>
        <w:numPr>
          <w:ilvl w:val="0"/>
          <w:numId w:val="2"/>
        </w:numPr>
        <w:rPr>
          <w:color w:val="auto"/>
        </w:rPr>
      </w:pPr>
      <w:bookmarkStart w:id="69" w:name="_Toc371085533"/>
      <w:r>
        <w:rPr>
          <w:rFonts w:eastAsia="宋体" w:hint="eastAsia"/>
          <w:color w:val="auto"/>
          <w:lang w:eastAsia="zh-CN"/>
        </w:rPr>
        <w:t>接口</w:t>
      </w:r>
      <w:bookmarkEnd w:id="69"/>
    </w:p>
    <w:p w:rsidR="00930B06" w:rsidRDefault="008A42D8">
      <w:pPr>
        <w:pStyle w:val="23"/>
        <w:numPr>
          <w:ilvl w:val="1"/>
          <w:numId w:val="2"/>
        </w:numPr>
        <w:rPr>
          <w:color w:val="auto"/>
        </w:rPr>
      </w:pPr>
      <w:bookmarkStart w:id="70" w:name="_Toc371085534"/>
      <w:r>
        <w:rPr>
          <w:rFonts w:eastAsiaTheme="minorEastAsia" w:hint="eastAsia"/>
          <w:color w:val="auto"/>
          <w:lang w:eastAsia="zh-CN"/>
        </w:rPr>
        <w:t>输入输出概要</w:t>
      </w:r>
      <w:bookmarkEnd w:id="70"/>
      <w:r>
        <w:rPr>
          <w:rFonts w:hint="eastAsia"/>
          <w:color w:val="auto"/>
        </w:rPr>
        <w:t xml:space="preserve"> </w:t>
      </w:r>
    </w:p>
    <w:p w:rsidR="00930B06" w:rsidRDefault="008A42D8">
      <w:pPr>
        <w:rPr>
          <w:rFonts w:ascii="宋体" w:eastAsia="宋体" w:hAnsi="宋体" w:cs="宋体"/>
          <w:i/>
          <w:color w:val="8DB3E2" w:themeColor="text2" w:themeTint="66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i/>
          <w:color w:val="8DB3E2" w:themeColor="text2" w:themeTint="66"/>
          <w:sz w:val="24"/>
          <w:szCs w:val="24"/>
          <w:lang w:eastAsia="zh-CN"/>
        </w:rPr>
        <w:t>{在该部分列出本用例所涉及的所有用户接口清单，包括界面、凭证、回执、报表及导入/导出文件}</w:t>
      </w:r>
    </w:p>
    <w:tbl>
      <w:tblPr>
        <w:tblW w:w="43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1519"/>
        <w:gridCol w:w="5819"/>
        <w:gridCol w:w="1551"/>
        <w:gridCol w:w="2214"/>
        <w:gridCol w:w="1610"/>
      </w:tblGrid>
      <w:tr w:rsidR="00930B06">
        <w:trPr>
          <w:trHeight w:val="442"/>
        </w:trPr>
        <w:tc>
          <w:tcPr>
            <w:tcW w:w="876" w:type="pct"/>
            <w:gridSpan w:val="2"/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  <w:lang w:eastAsia="zh-CN"/>
              </w:rPr>
              <w:t>类型</w:t>
            </w:r>
          </w:p>
        </w:tc>
        <w:tc>
          <w:tcPr>
            <w:tcW w:w="2142" w:type="pct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/>
                <w:b/>
                <w:sz w:val="22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sz w:val="22"/>
                <w:lang w:eastAsia="zh-CN"/>
              </w:rPr>
              <w:t>描述</w:t>
            </w:r>
          </w:p>
        </w:tc>
        <w:tc>
          <w:tcPr>
            <w:tcW w:w="571" w:type="pct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ID号</w:t>
            </w:r>
          </w:p>
        </w:tc>
        <w:tc>
          <w:tcPr>
            <w:tcW w:w="815" w:type="pct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名</w:t>
            </w:r>
            <w:r>
              <w:rPr>
                <w:rFonts w:asciiTheme="minorEastAsia" w:eastAsiaTheme="minorEastAsia" w:hAnsiTheme="minorEastAsia" w:cs="宋体" w:hint="eastAsia"/>
                <w:b/>
                <w:lang w:eastAsia="zh-CN"/>
              </w:rPr>
              <w:t>称</w:t>
            </w:r>
          </w:p>
        </w:tc>
        <w:tc>
          <w:tcPr>
            <w:tcW w:w="593" w:type="pct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lang w:eastAsia="zh-CN"/>
              </w:rPr>
              <w:t>设计</w:t>
            </w: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注意事项</w:t>
            </w:r>
          </w:p>
        </w:tc>
      </w:tr>
      <w:tr w:rsidR="00930B06">
        <w:trPr>
          <w:trHeight w:val="523"/>
        </w:trPr>
        <w:tc>
          <w:tcPr>
            <w:tcW w:w="317" w:type="pct"/>
            <w:vMerge w:val="restar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界面</w:t>
            </w: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输入界面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单一用户输入界面</w:t>
            </w:r>
          </w:p>
        </w:tc>
        <w:tc>
          <w:tcPr>
            <w:tcW w:w="571" w:type="pct"/>
          </w:tcPr>
          <w:p w:rsidR="00930B06" w:rsidRDefault="00930B06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Theme="minorEastAsia" w:eastAsiaTheme="minorEastAsia" w:hAnsiTheme="minorEastAsia" w:cs="Corbel"/>
                <w:color w:val="000000"/>
                <w:sz w:val="16"/>
                <w:szCs w:val="16"/>
                <w:lang w:val="zh-CN"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Theme="minorEastAsia" w:eastAsiaTheme="minorEastAsia" w:hAnsiTheme="minorEastAsia" w:cs="Corbel"/>
                <w:color w:val="000000"/>
                <w:sz w:val="16"/>
                <w:szCs w:val="16"/>
                <w:lang w:val="zh-CN"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58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输出界面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单一输出（主机返回）界面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24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输入</w:t>
            </w:r>
            <w:r>
              <w:rPr>
                <w:rFonts w:asciiTheme="minorEastAsia" w:eastAsiaTheme="minorEastAsia" w:hAnsiTheme="minorEastAsia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输出界面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即有输入也有输出的界面</w:t>
            </w:r>
          </w:p>
        </w:tc>
        <w:tc>
          <w:tcPr>
            <w:tcW w:w="571" w:type="pct"/>
          </w:tcPr>
          <w:p w:rsidR="00930B06" w:rsidRDefault="00930B06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Theme="minorEastAsia" w:eastAsiaTheme="minorEastAsia" w:hAnsiTheme="minorEastAsia" w:cs="Arial"/>
                <w:color w:val="000000"/>
                <w:lang w:eastAsia="zh-CN"/>
              </w:rPr>
            </w:pPr>
          </w:p>
        </w:tc>
        <w:tc>
          <w:tcPr>
            <w:tcW w:w="815" w:type="pct"/>
          </w:tcPr>
          <w:p w:rsidR="00930B06" w:rsidRDefault="008A42D8">
            <w:pPr>
              <w:widowControl w:val="0"/>
              <w:autoSpaceDE w:val="0"/>
              <w:autoSpaceDN w:val="0"/>
              <w:adjustRightInd w:val="0"/>
              <w:spacing w:line="288" w:lineRule="auto"/>
              <w:rPr>
                <w:rFonts w:asciiTheme="minorEastAsia" w:eastAsiaTheme="minorEastAsia" w:hAnsiTheme="minorEastAsia" w:cs="Arial"/>
                <w:color w:val="000000"/>
                <w:lang w:eastAsia="zh-CN"/>
              </w:rPr>
            </w:pPr>
            <w:r>
              <w:rPr>
                <w:rFonts w:asciiTheme="minorEastAsia" w:eastAsiaTheme="minorEastAsia" w:hAnsiTheme="minorEastAsia" w:cs="Corbel" w:hint="eastAsia"/>
                <w:color w:val="000000"/>
                <w:sz w:val="16"/>
                <w:szCs w:val="16"/>
                <w:lang w:val="en-US" w:eastAsia="zh-CN"/>
              </w:rPr>
              <w:t>密码页面</w:t>
            </w: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24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打印输出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打印</w:t>
            </w:r>
            <w:r>
              <w:rPr>
                <w:rFonts w:asciiTheme="minorEastAsia" w:eastAsiaTheme="minorEastAsia" w:hAnsiTheme="minorEastAsia" w:cs="宋体" w:hint="eastAsia"/>
              </w:rPr>
              <w:t>输</w:t>
            </w:r>
            <w:r>
              <w:rPr>
                <w:rFonts w:asciiTheme="minorEastAsia" w:eastAsiaTheme="minorEastAsia" w:hAnsiTheme="minorEastAsia" w:cs="Batang" w:hint="eastAsia"/>
              </w:rPr>
              <w:t>出界面（包括：</w:t>
            </w:r>
            <w:r>
              <w:rPr>
                <w:rFonts w:asciiTheme="minorEastAsia" w:eastAsiaTheme="minorEastAsia" w:hAnsiTheme="minorEastAsia" w:cs="宋体" w:hint="eastAsia"/>
              </w:rPr>
              <w:t>报</w:t>
            </w:r>
            <w:r>
              <w:rPr>
                <w:rFonts w:asciiTheme="minorEastAsia" w:eastAsiaTheme="minorEastAsia" w:hAnsiTheme="minorEastAsia" w:cs="Batang" w:hint="eastAsia"/>
              </w:rPr>
              <w:t>表、凭</w:t>
            </w:r>
            <w:r>
              <w:rPr>
                <w:rFonts w:asciiTheme="minorEastAsia" w:eastAsiaTheme="minorEastAsia" w:hAnsiTheme="minorEastAsia" w:cs="宋体" w:hint="eastAsia"/>
              </w:rPr>
              <w:t>证</w:t>
            </w:r>
            <w:r>
              <w:rPr>
                <w:rFonts w:asciiTheme="minorEastAsia" w:eastAsiaTheme="minorEastAsia" w:hAnsiTheme="minorEastAsia" w:cs="Batang" w:hint="eastAsia"/>
              </w:rPr>
              <w:t>、文</w:t>
            </w:r>
            <w:r>
              <w:rPr>
                <w:rFonts w:asciiTheme="minorEastAsia" w:eastAsiaTheme="minorEastAsia" w:hAnsiTheme="minorEastAsia" w:cs="宋体" w:hint="eastAsia"/>
              </w:rPr>
              <w:t>书</w:t>
            </w:r>
            <w:r>
              <w:rPr>
                <w:rFonts w:asciiTheme="minorEastAsia" w:eastAsiaTheme="minorEastAsia" w:hAnsiTheme="minorEastAsia" w:cs="Batang" w:hint="eastAsia"/>
              </w:rPr>
              <w:t>、回</w:t>
            </w:r>
            <w:r>
              <w:rPr>
                <w:rFonts w:asciiTheme="minorEastAsia" w:eastAsiaTheme="minorEastAsia" w:hAnsiTheme="minorEastAsia" w:cs="宋体" w:hint="eastAsia"/>
              </w:rPr>
              <w:t>执</w:t>
            </w:r>
            <w:r>
              <w:rPr>
                <w:rFonts w:asciiTheme="minorEastAsia" w:eastAsiaTheme="minorEastAsia" w:hAnsiTheme="minorEastAsia" w:cs="Batang" w:hint="eastAsia"/>
              </w:rPr>
              <w:t>、存折、其</w:t>
            </w:r>
            <w:r>
              <w:rPr>
                <w:rFonts w:asciiTheme="minorEastAsia" w:eastAsiaTheme="minorEastAsia" w:hAnsiTheme="minorEastAsia" w:hint="eastAsia"/>
              </w:rPr>
              <w:t>他）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30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其他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其他界面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312"/>
        </w:trPr>
        <w:tc>
          <w:tcPr>
            <w:tcW w:w="317" w:type="pct"/>
            <w:vMerge w:val="restar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凭证报表</w:t>
            </w: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报表 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 w:cs="Gulim"/>
                <w:color w:val="00000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New Gulim" w:hint="eastAsia"/>
                <w:color w:val="000000"/>
                <w:sz w:val="22"/>
                <w:szCs w:val="22"/>
              </w:rPr>
              <w:t>报</w:t>
            </w:r>
            <w:r>
              <w:rPr>
                <w:rFonts w:asciiTheme="minorEastAsia" w:eastAsiaTheme="minorEastAsia" w:hAnsiTheme="minorEastAsia" w:cs="Batang" w:hint="eastAsia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85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凭证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套打凭证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36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文书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合同类文本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56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回执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返回客户的业务凭证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406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存折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存折交易清单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rPr>
          <w:trHeight w:val="506"/>
        </w:trPr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其他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其他</w:t>
            </w:r>
          </w:p>
        </w:tc>
        <w:tc>
          <w:tcPr>
            <w:tcW w:w="571" w:type="pc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15" w:type="pct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提示支付宝扫描页面</w:t>
            </w:r>
          </w:p>
        </w:tc>
        <w:tc>
          <w:tcPr>
            <w:tcW w:w="593" w:type="pct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317" w:type="pct"/>
            <w:vMerge w:val="restart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文件</w:t>
            </w: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导入文件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导入文件</w:t>
            </w:r>
          </w:p>
        </w:tc>
        <w:tc>
          <w:tcPr>
            <w:tcW w:w="571" w:type="pct"/>
          </w:tcPr>
          <w:p w:rsidR="00930B06" w:rsidRDefault="00930B06">
            <w:pPr>
              <w:pStyle w:val="23"/>
              <w:ind w:left="0" w:firstLine="0"/>
              <w:rPr>
                <w:rFonts w:asciiTheme="minorEastAsia" w:eastAsiaTheme="minorEastAsia" w:hAnsiTheme="minorEastAsia"/>
                <w:color w:val="auto"/>
              </w:rPr>
            </w:pPr>
          </w:p>
        </w:tc>
        <w:tc>
          <w:tcPr>
            <w:tcW w:w="815" w:type="pct"/>
          </w:tcPr>
          <w:p w:rsidR="00930B06" w:rsidRDefault="00930B06">
            <w:pPr>
              <w:pStyle w:val="23"/>
              <w:ind w:left="0" w:firstLine="0"/>
              <w:rPr>
                <w:rFonts w:asciiTheme="minorEastAsia" w:eastAsiaTheme="minorEastAsia" w:hAnsiTheme="minorEastAsia"/>
                <w:color w:val="auto"/>
              </w:rPr>
            </w:pPr>
          </w:p>
        </w:tc>
        <w:tc>
          <w:tcPr>
            <w:tcW w:w="593" w:type="pct"/>
          </w:tcPr>
          <w:p w:rsidR="00930B06" w:rsidRDefault="00930B06">
            <w:pPr>
              <w:pStyle w:val="23"/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317" w:type="pct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559" w:type="pct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导出文件</w:t>
            </w:r>
          </w:p>
        </w:tc>
        <w:tc>
          <w:tcPr>
            <w:tcW w:w="2142" w:type="pct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导出文件</w:t>
            </w:r>
          </w:p>
        </w:tc>
        <w:tc>
          <w:tcPr>
            <w:tcW w:w="571" w:type="pct"/>
          </w:tcPr>
          <w:p w:rsidR="00930B06" w:rsidRDefault="00930B06">
            <w:pPr>
              <w:pStyle w:val="23"/>
              <w:ind w:left="0" w:firstLine="0"/>
              <w:rPr>
                <w:rFonts w:asciiTheme="minorEastAsia" w:eastAsiaTheme="minorEastAsia" w:hAnsiTheme="minorEastAsia"/>
                <w:color w:val="auto"/>
              </w:rPr>
            </w:pPr>
          </w:p>
        </w:tc>
        <w:tc>
          <w:tcPr>
            <w:tcW w:w="815" w:type="pct"/>
          </w:tcPr>
          <w:p w:rsidR="00930B06" w:rsidRDefault="00930B06">
            <w:pPr>
              <w:pStyle w:val="23"/>
              <w:ind w:left="0" w:firstLine="0"/>
              <w:rPr>
                <w:rFonts w:asciiTheme="minorEastAsia" w:eastAsiaTheme="minorEastAsia" w:hAnsiTheme="minorEastAsia"/>
                <w:color w:val="auto"/>
              </w:rPr>
            </w:pPr>
          </w:p>
        </w:tc>
        <w:tc>
          <w:tcPr>
            <w:tcW w:w="593" w:type="pct"/>
          </w:tcPr>
          <w:p w:rsidR="00930B06" w:rsidRDefault="00930B06">
            <w:pPr>
              <w:pStyle w:val="23"/>
              <w:rPr>
                <w:rFonts w:asciiTheme="minorEastAsia" w:eastAsiaTheme="minorEastAsia" w:hAnsiTheme="minorEastAsia"/>
              </w:rPr>
            </w:pPr>
          </w:p>
        </w:tc>
      </w:tr>
    </w:tbl>
    <w:p w:rsidR="00930B06" w:rsidRDefault="00930B06">
      <w:pPr>
        <w:ind w:firstLineChars="177" w:firstLine="425"/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ind w:firstLineChars="177" w:firstLine="354"/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color w:val="auto"/>
        </w:rPr>
      </w:pPr>
      <w:bookmarkStart w:id="71" w:name="_Toc371085535"/>
      <w:r>
        <w:rPr>
          <w:rFonts w:eastAsia="宋体" w:hint="eastAsia"/>
          <w:color w:val="auto"/>
          <w:lang w:eastAsia="zh-CN"/>
        </w:rPr>
        <w:t>界面导航</w:t>
      </w:r>
      <w:bookmarkEnd w:id="71"/>
      <w:r>
        <w:rPr>
          <w:rFonts w:hint="eastAsia"/>
          <w:color w:val="auto"/>
        </w:rPr>
        <w:t xml:space="preserve"> </w:t>
      </w:r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本部分需用图形化方式表示用例所涉及的界面间的跳转关系，包括用例内的界面跳转和用例与用例衔接时的界面跳转：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}</w:t>
      </w: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color w:val="auto"/>
        </w:rPr>
      </w:pPr>
      <w:r>
        <w:rPr>
          <w:rFonts w:eastAsiaTheme="minorEastAsia" w:hint="eastAsia"/>
          <w:lang w:val="en-US" w:eastAsia="zh-CN"/>
        </w:rPr>
        <w:t>二维码扫描</w:t>
      </w:r>
      <w:r>
        <w:rPr>
          <w:rFonts w:eastAsia="宋体" w:cs="Arial" w:hint="eastAsia"/>
          <w:i/>
          <w:color w:val="000000"/>
          <w:lang w:eastAsia="zh-CN"/>
        </w:rPr>
        <w:t>界面</w:t>
      </w: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72" w:name="_Toc371085537"/>
      <w:r>
        <w:rPr>
          <w:rFonts w:eastAsia="宋体" w:hint="eastAsia"/>
          <w:lang w:eastAsia="zh-CN"/>
        </w:rPr>
        <w:t>界面设计</w:t>
      </w:r>
      <w:r>
        <w:rPr>
          <w:rFonts w:eastAsia="宋体"/>
          <w:i/>
          <w:color w:val="8DB3E2" w:themeColor="text2" w:themeTint="66"/>
          <w:u w:val="single"/>
          <w:lang w:val="en-US" w:eastAsia="zh-CN"/>
        </w:rPr>
        <w:t>{</w:t>
      </w:r>
      <w:r>
        <w:rPr>
          <w:rFonts w:eastAsia="宋体" w:hint="eastAsia"/>
          <w:i/>
          <w:color w:val="8DB3E2" w:themeColor="text2" w:themeTint="66"/>
          <w:u w:val="single"/>
          <w:lang w:val="en-US" w:eastAsia="zh-CN"/>
        </w:rPr>
        <w:t>可选</w:t>
      </w:r>
      <w:r>
        <w:rPr>
          <w:rFonts w:eastAsia="宋体"/>
          <w:i/>
          <w:color w:val="8DB3E2" w:themeColor="text2" w:themeTint="66"/>
          <w:u w:val="single"/>
          <w:lang w:val="en-US" w:eastAsia="zh-CN"/>
        </w:rPr>
        <w:t>}</w:t>
      </w:r>
      <w:bookmarkEnd w:id="72"/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填写：（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1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）本部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val="en-US" w:eastAsia="zh-CN"/>
        </w:rPr>
        <w:t>份为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选填，即在应用开发需求中有特殊屏幕需求时填写，否则不需要填写。（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2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）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如需要填写，则设计出每个界面的静态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Demo,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以便与业务人员进行确认，同时可作为后阶段界面详细设计的参考。示例如下：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}</w:t>
      </w:r>
    </w:p>
    <w:p w:rsidR="00930B06" w:rsidRDefault="008A42D8">
      <w:pPr>
        <w:widowControl w:val="0"/>
        <w:autoSpaceDE w:val="0"/>
        <w:autoSpaceDN w:val="0"/>
        <w:adjustRightInd w:val="0"/>
        <w:spacing w:line="288" w:lineRule="auto"/>
        <w:ind w:firstLine="709"/>
        <w:rPr>
          <w:rFonts w:eastAsiaTheme="minorEastAsia" w:cs="Arial"/>
          <w:color w:val="000000"/>
          <w:lang w:val="zh-CN" w:eastAsia="zh-CN"/>
        </w:rPr>
      </w:pPr>
      <w:r>
        <w:rPr>
          <w:noProof/>
          <w:lang w:val="en-US" w:eastAsia="zh-CN"/>
        </w:rPr>
        <w:lastRenderedPageBreak/>
        <w:drawing>
          <wp:inline distT="0" distB="0" distL="114300" distR="114300">
            <wp:extent cx="9248775" cy="2895600"/>
            <wp:effectExtent l="0" t="0" r="9525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06" w:rsidRDefault="00930B06">
      <w:pPr>
        <w:widowControl w:val="0"/>
        <w:autoSpaceDE w:val="0"/>
        <w:autoSpaceDN w:val="0"/>
        <w:adjustRightInd w:val="0"/>
        <w:spacing w:line="288" w:lineRule="auto"/>
        <w:ind w:firstLine="709"/>
        <w:rPr>
          <w:rFonts w:eastAsiaTheme="minorEastAsia" w:cs="Arial"/>
          <w:color w:val="000000"/>
          <w:lang w:eastAsia="zh-CN"/>
        </w:rPr>
      </w:pPr>
    </w:p>
    <w:p w:rsidR="00930B06" w:rsidRDefault="00930B06">
      <w:pPr>
        <w:widowControl w:val="0"/>
        <w:autoSpaceDE w:val="0"/>
        <w:autoSpaceDN w:val="0"/>
        <w:adjustRightInd w:val="0"/>
        <w:spacing w:line="288" w:lineRule="auto"/>
        <w:ind w:firstLine="709"/>
        <w:rPr>
          <w:rFonts w:eastAsiaTheme="minorEastAsia" w:cs="Arial"/>
          <w:color w:val="000000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73" w:name="_Toc371085538"/>
      <w:r>
        <w:rPr>
          <w:rFonts w:eastAsia="宋体" w:hint="eastAsia"/>
          <w:lang w:eastAsia="zh-CN"/>
        </w:rPr>
        <w:t>界面要素</w:t>
      </w:r>
      <w:bookmarkEnd w:id="73"/>
    </w:p>
    <w:p w:rsidR="00930B06" w:rsidRDefault="008A42D8">
      <w:pPr>
        <w:pStyle w:val="4"/>
        <w:numPr>
          <w:ilvl w:val="3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要素清单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val="en-US"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843"/>
        <w:gridCol w:w="850"/>
        <w:gridCol w:w="1701"/>
        <w:gridCol w:w="1560"/>
        <w:gridCol w:w="1842"/>
        <w:gridCol w:w="1134"/>
        <w:gridCol w:w="1560"/>
        <w:gridCol w:w="1275"/>
        <w:gridCol w:w="1134"/>
      </w:tblGrid>
      <w:tr w:rsidR="00930B06">
        <w:tc>
          <w:tcPr>
            <w:tcW w:w="13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要素组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en-US" w:eastAsia="zh-CN"/>
              </w:rPr>
              <w:t>界面</w:t>
            </w: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要素名称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输入/输出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color w:val="FF0000"/>
                <w:highlight w:val="yellow"/>
                <w:lang w:eastAsia="zh-CN"/>
              </w:rPr>
              <w:t>展示形式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数据字典中的数据项引用ID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初始状态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TAB键序号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MASK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初始值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帮助</w:t>
            </w:r>
          </w:p>
        </w:tc>
      </w:tr>
      <w:tr w:rsidR="00930B06">
        <w:tc>
          <w:tcPr>
            <w:tcW w:w="13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界面要素所属的要素组（必填项）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说明：要素名称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（必填项）</w:t>
            </w:r>
          </w:p>
        </w:tc>
        <w:tc>
          <w:tcPr>
            <w:tcW w:w="85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说明：输入或输出或反显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说明：从以下选项中选取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文本/日期/单选/复选/表格/按钮</w:t>
            </w:r>
          </w:p>
        </w:tc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说明：对应的企业级数据字典中的数据项的ID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（必填写）</w:t>
            </w:r>
          </w:p>
        </w:tc>
        <w:tc>
          <w:tcPr>
            <w:tcW w:w="184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说明：控件的初始状态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激活/可视（默认激活/可视）</w:t>
            </w:r>
          </w:p>
        </w:tc>
        <w:tc>
          <w:tcPr>
            <w:tcW w:w="113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说明：控件的</w:t>
            </w:r>
            <w: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  <w:t>TAB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跳转顺序</w:t>
            </w:r>
          </w:p>
        </w:tc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说明：输入或输出的MASK定义，如密码显示为</w:t>
            </w:r>
            <w: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  <w:t>*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号</w:t>
            </w:r>
          </w:p>
        </w:tc>
        <w:tc>
          <w:tcPr>
            <w:tcW w:w="127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说明：栏位的初始值（默认初始值为空）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（必填项）</w:t>
            </w:r>
          </w:p>
        </w:tc>
        <w:tc>
          <w:tcPr>
            <w:tcW w:w="113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说明：栏位的帮助信息</w:t>
            </w:r>
          </w:p>
        </w:tc>
      </w:tr>
      <w:tr w:rsidR="00930B06">
        <w:tc>
          <w:tcPr>
            <w:tcW w:w="1384" w:type="dxa"/>
            <w:vMerge w:val="restart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 xml:space="preserve">二维码      </w:t>
            </w:r>
          </w:p>
        </w:tc>
        <w:tc>
          <w:tcPr>
            <w:tcW w:w="850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输入</w:t>
            </w:r>
            <w:r>
              <w:rPr>
                <w:rFonts w:asciiTheme="minorEastAsia" w:eastAsiaTheme="minorEastAsia" w:hAnsiTheme="minorEastAsia"/>
                <w:lang w:eastAsia="zh-CN"/>
              </w:rPr>
              <w:t xml:space="preserve"> </w:t>
            </w:r>
          </w:p>
        </w:tc>
        <w:tc>
          <w:tcPr>
            <w:tcW w:w="1701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文本</w:t>
            </w: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2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激活/可视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60" w:type="dxa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无</w:t>
            </w:r>
          </w:p>
        </w:tc>
        <w:tc>
          <w:tcPr>
            <w:tcW w:w="1275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空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1384" w:type="dxa"/>
            <w:vMerge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点击这里</w:t>
            </w:r>
          </w:p>
        </w:tc>
        <w:tc>
          <w:tcPr>
            <w:tcW w:w="850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输入/输出</w:t>
            </w:r>
          </w:p>
        </w:tc>
        <w:tc>
          <w:tcPr>
            <w:tcW w:w="1701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按钮</w:t>
            </w: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2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激活/可视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60" w:type="dxa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无</w:t>
            </w:r>
          </w:p>
        </w:tc>
        <w:tc>
          <w:tcPr>
            <w:tcW w:w="1275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空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4"/>
        <w:numPr>
          <w:ilvl w:val="3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校验规则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说明：界面要素规则：含校验规则和要素显示规则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eastAsia="zh-CN"/>
        </w:rPr>
      </w:pPr>
      <w:r>
        <w:rPr>
          <w:rFonts w:eastAsiaTheme="minorEastAsia" w:hint="eastAsia"/>
          <w:i/>
          <w:color w:val="8DB3E2" w:themeColor="text2" w:themeTint="66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eastAsia="zh-CN"/>
        </w:rPr>
        <w:t>模板</w:t>
      </w:r>
      <w:r>
        <w:rPr>
          <w:rFonts w:eastAsiaTheme="minorEastAsia" w:hint="eastAsia"/>
          <w:i/>
          <w:color w:val="8DB3E2" w:themeColor="text2" w:themeTint="66"/>
          <w:lang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2551"/>
        <w:gridCol w:w="9497"/>
      </w:tblGrid>
      <w:tr w:rsidR="00930B06">
        <w:tc>
          <w:tcPr>
            <w:tcW w:w="22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界面要素名称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必填/选填</w:t>
            </w:r>
          </w:p>
        </w:tc>
        <w:tc>
          <w:tcPr>
            <w:tcW w:w="949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界面校验规则</w:t>
            </w:r>
          </w:p>
        </w:tc>
      </w:tr>
      <w:tr w:rsidR="00930B06">
        <w:tc>
          <w:tcPr>
            <w:tcW w:w="223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说明：界面要素名称</w:t>
            </w:r>
          </w:p>
        </w:tc>
        <w:tc>
          <w:tcPr>
            <w:tcW w:w="255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说明：必填项或选填项</w:t>
            </w:r>
          </w:p>
        </w:tc>
        <w:tc>
          <w:tcPr>
            <w:tcW w:w="949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说明：对输入控件进行合法性检查时使用的校验规则</w:t>
            </w:r>
          </w:p>
        </w:tc>
      </w:tr>
      <w:tr w:rsidR="00930B06">
        <w:tc>
          <w:tcPr>
            <w:tcW w:w="223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无</w:t>
            </w:r>
          </w:p>
        </w:tc>
        <w:tc>
          <w:tcPr>
            <w:tcW w:w="2551" w:type="dxa"/>
            <w:shd w:val="clear" w:color="auto" w:fill="auto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9497" w:type="dxa"/>
            <w:shd w:val="clear" w:color="auto" w:fill="auto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4"/>
        <w:numPr>
          <w:ilvl w:val="3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操作说明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val="en-US"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1481"/>
      </w:tblGrid>
      <w:tr w:rsidR="00930B06">
        <w:tc>
          <w:tcPr>
            <w:tcW w:w="280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界面要素</w:t>
            </w:r>
          </w:p>
        </w:tc>
        <w:tc>
          <w:tcPr>
            <w:tcW w:w="1148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界面事件</w:t>
            </w:r>
          </w:p>
        </w:tc>
      </w:tr>
      <w:tr w:rsidR="00930B06">
        <w:tc>
          <w:tcPr>
            <w:tcW w:w="280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说明：要素名称</w:t>
            </w:r>
          </w:p>
        </w:tc>
        <w:tc>
          <w:tcPr>
            <w:tcW w:w="1148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界面要素对应的界面事件</w:t>
            </w:r>
          </w:p>
        </w:tc>
      </w:tr>
      <w:tr w:rsidR="00930B06">
        <w:tc>
          <w:tcPr>
            <w:tcW w:w="2802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无</w:t>
            </w:r>
          </w:p>
        </w:tc>
        <w:tc>
          <w:tcPr>
            <w:tcW w:w="1148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74" w:name="_Toc371085539"/>
      <w:r>
        <w:rPr>
          <w:rFonts w:eastAsia="宋体" w:hint="eastAsia"/>
          <w:lang w:eastAsia="zh-CN"/>
        </w:rPr>
        <w:t>操作注意事项</w:t>
      </w:r>
      <w:bookmarkEnd w:id="74"/>
    </w:p>
    <w:p w:rsidR="00930B06" w:rsidRDefault="008A42D8">
      <w:pPr>
        <w:rPr>
          <w:rFonts w:eastAsiaTheme="minorEastAsia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6"/>
        <w:gridCol w:w="6457"/>
      </w:tblGrid>
      <w:tr w:rsidR="00930B06">
        <w:tc>
          <w:tcPr>
            <w:tcW w:w="78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操作总体注意事项</w:t>
            </w:r>
          </w:p>
        </w:tc>
        <w:tc>
          <w:tcPr>
            <w:tcW w:w="64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实现</w:t>
            </w: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总体注意事项</w:t>
            </w:r>
          </w:p>
        </w:tc>
      </w:tr>
      <w:tr w:rsidR="00930B06">
        <w:tc>
          <w:tcPr>
            <w:tcW w:w="782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zh-CN" w:eastAsia="zh-CN"/>
              </w:rPr>
              <w:t>说明：对用户操作触发的界面行为进行总体描述</w:t>
            </w:r>
          </w:p>
        </w:tc>
        <w:tc>
          <w:tcPr>
            <w:tcW w:w="645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zh-CN" w:eastAsia="zh-CN"/>
              </w:rPr>
              <w:t>说明：对非用户操作（如界面初始化）触发的界面行为进行总体描述</w:t>
            </w:r>
          </w:p>
        </w:tc>
      </w:tr>
      <w:tr w:rsidR="00930B06">
        <w:tc>
          <w:tcPr>
            <w:tcW w:w="7826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付款成功后，在更新出密码前先不要关闭，直至复制密码后成功打开PDF</w:t>
            </w:r>
          </w:p>
        </w:tc>
        <w:tc>
          <w:tcPr>
            <w:tcW w:w="6457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782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6457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bookmarkStart w:id="75" w:name="_Toc371085540"/>
      <w:r>
        <w:rPr>
          <w:rFonts w:eastAsia="宋体" w:hint="eastAsia"/>
          <w:lang w:val="en-US" w:eastAsia="zh-CN"/>
        </w:rPr>
        <w:t>界面导航</w:t>
      </w:r>
      <w:r>
        <w:rPr>
          <w:rFonts w:eastAsia="宋体" w:hint="eastAsia"/>
          <w:lang w:eastAsia="zh-CN"/>
        </w:rPr>
        <w:t>数据流描述</w:t>
      </w:r>
      <w:bookmarkEnd w:id="75"/>
    </w:p>
    <w:p w:rsidR="00930B06" w:rsidRDefault="008A42D8">
      <w:pPr>
        <w:rPr>
          <w:rFonts w:eastAsiaTheme="minorEastAsia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544"/>
        <w:gridCol w:w="4536"/>
        <w:gridCol w:w="4677"/>
      </w:tblGrid>
      <w:tr w:rsidR="00930B06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界面序号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界面名称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传递数据项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实现注意事项</w:t>
            </w:r>
          </w:p>
        </w:tc>
      </w:tr>
      <w:tr w:rsidR="00930B06"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</w:p>
        </w:tc>
        <w:tc>
          <w:tcPr>
            <w:tcW w:w="354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说明：界面的名称</w:t>
            </w:r>
          </w:p>
        </w:tc>
        <w:tc>
          <w:tcPr>
            <w:tcW w:w="453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说明：导航时需要传递到目标界面的数据项</w:t>
            </w:r>
          </w:p>
        </w:tc>
        <w:tc>
          <w:tcPr>
            <w:tcW w:w="467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eastAsia="zh-CN"/>
              </w:rPr>
            </w:pPr>
          </w:p>
        </w:tc>
        <w:tc>
          <w:tcPr>
            <w:tcW w:w="354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  <w:tc>
          <w:tcPr>
            <w:tcW w:w="453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4677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color w:val="1F497D" w:themeColor="text2"/>
          <w:lang w:val="en-US"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76" w:name="_Toc371085541"/>
      <w:r>
        <w:rPr>
          <w:rFonts w:eastAsiaTheme="minorEastAsia" w:hint="eastAsia"/>
          <w:lang w:val="en-US" w:eastAsia="zh-CN"/>
        </w:rPr>
        <w:t>界面操作关联交易说明</w:t>
      </w:r>
      <w:bookmarkEnd w:id="76"/>
    </w:p>
    <w:p w:rsidR="00930B06" w:rsidRDefault="008A42D8">
      <w:pPr>
        <w:rPr>
          <w:rFonts w:eastAsiaTheme="minorEastAsia"/>
          <w:i/>
          <w:color w:val="0070C0"/>
          <w:sz w:val="24"/>
          <w:szCs w:val="24"/>
          <w:lang w:val="en-US" w:eastAsia="zh-CN"/>
        </w:rPr>
      </w:pPr>
      <w:r>
        <w:rPr>
          <w:rFonts w:eastAsiaTheme="minorEastAsia"/>
          <w:i/>
          <w:color w:val="0070C0"/>
          <w:sz w:val="24"/>
          <w:szCs w:val="24"/>
          <w:lang w:val="en-US" w:eastAsia="zh-CN"/>
        </w:rPr>
        <w:t>{</w:t>
      </w:r>
      <w:r>
        <w:rPr>
          <w:rFonts w:eastAsiaTheme="minorEastAsia" w:hint="eastAsia"/>
          <w:i/>
          <w:color w:val="0070C0"/>
          <w:sz w:val="24"/>
          <w:szCs w:val="24"/>
          <w:lang w:val="en-US" w:eastAsia="zh-CN"/>
        </w:rPr>
        <w:t>描述本界面操作所需的相关联的功能或交易，包括当前交易页面的关联和交易成功或失败后的关联两种情况；如显示客户信息时可在界面上设计查询客户账户信息、合约信息等的快捷链接。</w:t>
      </w:r>
      <w:r>
        <w:rPr>
          <w:rFonts w:eastAsiaTheme="minorEastAsia"/>
          <w:i/>
          <w:color w:val="0070C0"/>
          <w:sz w:val="24"/>
          <w:szCs w:val="24"/>
          <w:lang w:val="en-US" w:eastAsia="zh-CN"/>
        </w:rPr>
        <w:t>}</w:t>
      </w:r>
    </w:p>
    <w:p w:rsidR="00930B06" w:rsidRDefault="008A42D8">
      <w:pPr>
        <w:rPr>
          <w:rFonts w:eastAsiaTheme="minorEastAsia"/>
          <w:iCs/>
          <w:sz w:val="24"/>
          <w:szCs w:val="24"/>
          <w:lang w:val="en-US" w:eastAsia="zh-CN"/>
        </w:rPr>
      </w:pPr>
      <w:r>
        <w:rPr>
          <w:rFonts w:eastAsiaTheme="minorEastAsia" w:hint="eastAsia"/>
          <w:iCs/>
          <w:sz w:val="24"/>
          <w:szCs w:val="24"/>
          <w:lang w:val="en-US" w:eastAsia="zh-CN"/>
        </w:rPr>
        <w:t>付款成功前，点击按钮“点击这里”，页面无反应。</w:t>
      </w:r>
    </w:p>
    <w:p w:rsidR="00930B06" w:rsidRDefault="008A42D8">
      <w:pPr>
        <w:rPr>
          <w:rFonts w:eastAsiaTheme="minorEastAsia"/>
          <w:iCs/>
          <w:sz w:val="24"/>
          <w:szCs w:val="24"/>
          <w:lang w:val="en-US" w:eastAsia="zh-CN"/>
        </w:rPr>
      </w:pPr>
      <w:r>
        <w:rPr>
          <w:rFonts w:eastAsiaTheme="minorEastAsia" w:hint="eastAsia"/>
          <w:iCs/>
          <w:sz w:val="24"/>
          <w:szCs w:val="24"/>
          <w:lang w:val="en-US" w:eastAsia="zh-CN"/>
        </w:rPr>
        <w:t>付款成功后，如后台未更新付款状态，点击按钮“点击这里”，页面无反应。</w:t>
      </w:r>
    </w:p>
    <w:p w:rsidR="00930B06" w:rsidRDefault="008A42D8">
      <w:pPr>
        <w:rPr>
          <w:rFonts w:eastAsiaTheme="minorEastAsia"/>
          <w:iCs/>
          <w:sz w:val="24"/>
          <w:szCs w:val="24"/>
          <w:lang w:val="en-US" w:eastAsia="zh-CN"/>
        </w:rPr>
      </w:pPr>
      <w:r>
        <w:rPr>
          <w:rFonts w:eastAsiaTheme="minorEastAsia" w:hint="eastAsia"/>
          <w:iCs/>
          <w:sz w:val="24"/>
          <w:szCs w:val="24"/>
          <w:lang w:val="en-US" w:eastAsia="zh-CN"/>
        </w:rPr>
        <w:t>付款成功后，如后台已更新付款状态，点击按钮“点击这里”，页面刷新，展示解压密码。</w:t>
      </w:r>
    </w:p>
    <w:p w:rsidR="00930B06" w:rsidRDefault="00930B06">
      <w:pPr>
        <w:rPr>
          <w:rFonts w:eastAsiaTheme="minorEastAsia"/>
          <w:i/>
          <w:color w:val="0070C0"/>
          <w:sz w:val="24"/>
          <w:szCs w:val="24"/>
          <w:lang w:val="en-US"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color w:val="auto"/>
        </w:rPr>
      </w:pPr>
      <w:r>
        <w:rPr>
          <w:rFonts w:eastAsia="宋体" w:cs="Arial" w:hint="eastAsia"/>
          <w:i/>
          <w:color w:val="000000"/>
          <w:lang w:val="en-US" w:eastAsia="zh-CN"/>
        </w:rPr>
        <w:t>手机付款页面</w:t>
      </w: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界面设计</w:t>
      </w:r>
      <w:r>
        <w:rPr>
          <w:rFonts w:eastAsia="宋体"/>
          <w:i/>
          <w:color w:val="8DB3E2" w:themeColor="text2" w:themeTint="66"/>
          <w:u w:val="single"/>
          <w:lang w:val="en-US" w:eastAsia="zh-CN"/>
        </w:rPr>
        <w:t>{</w:t>
      </w:r>
      <w:r>
        <w:rPr>
          <w:rFonts w:eastAsia="宋体" w:hint="eastAsia"/>
          <w:i/>
          <w:color w:val="8DB3E2" w:themeColor="text2" w:themeTint="66"/>
          <w:u w:val="single"/>
          <w:lang w:val="en-US" w:eastAsia="zh-CN"/>
        </w:rPr>
        <w:t>可选</w:t>
      </w:r>
      <w:r>
        <w:rPr>
          <w:rFonts w:eastAsia="宋体"/>
          <w:i/>
          <w:color w:val="8DB3E2" w:themeColor="text2" w:themeTint="66"/>
          <w:u w:val="single"/>
          <w:lang w:val="en-US" w:eastAsia="zh-CN"/>
        </w:rPr>
        <w:t>}</w:t>
      </w:r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填写：（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1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）本部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val="en-US" w:eastAsia="zh-CN"/>
        </w:rPr>
        <w:t>份为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选填，即在应用开发需求中有特殊屏幕需求时填写，否则不需要填写。（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2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）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如需要填写，则设计出每个界面的静态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Demo,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以便与业务人员进行确认，同时可作为后阶段界面详细设计的参考。示例如下：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}</w:t>
      </w:r>
    </w:p>
    <w:p w:rsidR="00930B06" w:rsidRDefault="008A42D8">
      <w:pPr>
        <w:widowControl w:val="0"/>
        <w:autoSpaceDE w:val="0"/>
        <w:autoSpaceDN w:val="0"/>
        <w:adjustRightInd w:val="0"/>
        <w:spacing w:line="288" w:lineRule="auto"/>
        <w:rPr>
          <w:rFonts w:eastAsiaTheme="minorEastAsia" w:cs="Arial"/>
          <w:color w:val="000000"/>
          <w:lang w:eastAsia="zh-CN"/>
        </w:rPr>
      </w:pPr>
      <w:r>
        <w:rPr>
          <w:noProof/>
          <w:lang w:val="en-US" w:eastAsia="zh-CN"/>
        </w:rPr>
        <w:lastRenderedPageBreak/>
        <w:drawing>
          <wp:inline distT="0" distB="0" distL="114300" distR="114300">
            <wp:extent cx="1979930" cy="4291330"/>
            <wp:effectExtent l="0" t="0" r="1270" b="1397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B06" w:rsidRDefault="00930B06">
      <w:pPr>
        <w:widowControl w:val="0"/>
        <w:autoSpaceDE w:val="0"/>
        <w:autoSpaceDN w:val="0"/>
        <w:adjustRightInd w:val="0"/>
        <w:spacing w:line="288" w:lineRule="auto"/>
        <w:ind w:firstLine="709"/>
        <w:rPr>
          <w:rFonts w:eastAsiaTheme="minorEastAsia" w:cs="Arial"/>
          <w:color w:val="000000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界面要素</w:t>
      </w:r>
    </w:p>
    <w:p w:rsidR="00930B06" w:rsidRDefault="008A42D8">
      <w:pPr>
        <w:pStyle w:val="4"/>
        <w:numPr>
          <w:ilvl w:val="3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要素清单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val="en-US"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843"/>
        <w:gridCol w:w="850"/>
        <w:gridCol w:w="1701"/>
        <w:gridCol w:w="1560"/>
        <w:gridCol w:w="1842"/>
        <w:gridCol w:w="1134"/>
        <w:gridCol w:w="1560"/>
        <w:gridCol w:w="1275"/>
        <w:gridCol w:w="1134"/>
      </w:tblGrid>
      <w:tr w:rsidR="00930B06">
        <w:tc>
          <w:tcPr>
            <w:tcW w:w="13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要素组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en-US" w:eastAsia="zh-CN"/>
              </w:rPr>
              <w:t>界面</w:t>
            </w: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要素名称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输入/输出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color w:val="FF0000"/>
                <w:highlight w:val="yellow"/>
                <w:lang w:eastAsia="zh-CN"/>
              </w:rPr>
              <w:t>展示形式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数据字典中的数据项引用ID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初始状态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TAB键序号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MASK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初始值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帮助</w:t>
            </w:r>
          </w:p>
        </w:tc>
      </w:tr>
      <w:tr w:rsidR="00930B06">
        <w:tc>
          <w:tcPr>
            <w:tcW w:w="13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界面要素所属的要素组（必填项）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说明：要素名称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（必填项）</w:t>
            </w:r>
          </w:p>
        </w:tc>
        <w:tc>
          <w:tcPr>
            <w:tcW w:w="85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说明：输入或输出或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反显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说明：从以下选项中选取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文本/日期/单选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/复选/表格/按钮</w:t>
            </w:r>
          </w:p>
        </w:tc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说明：对应的企业级数据字典中的数据项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的ID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（必填写）</w:t>
            </w:r>
          </w:p>
        </w:tc>
        <w:tc>
          <w:tcPr>
            <w:tcW w:w="184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说明：控件的初始状态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激活/可视（默认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激活/可视）</w:t>
            </w:r>
          </w:p>
        </w:tc>
        <w:tc>
          <w:tcPr>
            <w:tcW w:w="113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说明：控件的</w:t>
            </w:r>
            <w: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  <w:t>TAB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跳转顺序</w:t>
            </w:r>
          </w:p>
        </w:tc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说明：输入或输出的MASK定义，如密码显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示为</w:t>
            </w:r>
            <w: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  <w:t>*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号</w:t>
            </w:r>
          </w:p>
        </w:tc>
        <w:tc>
          <w:tcPr>
            <w:tcW w:w="127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说明：栏位的初始值（默认初始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值为空）</w:t>
            </w: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（必填项）</w:t>
            </w:r>
          </w:p>
        </w:tc>
        <w:tc>
          <w:tcPr>
            <w:tcW w:w="113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lastRenderedPageBreak/>
              <w:t>说明：栏位的帮助信息</w:t>
            </w:r>
          </w:p>
        </w:tc>
      </w:tr>
      <w:tr w:rsidR="00930B06">
        <w:tc>
          <w:tcPr>
            <w:tcW w:w="138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 xml:space="preserve">立即支付  </w:t>
            </w:r>
          </w:p>
        </w:tc>
        <w:tc>
          <w:tcPr>
            <w:tcW w:w="850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反显</w:t>
            </w:r>
          </w:p>
        </w:tc>
        <w:tc>
          <w:tcPr>
            <w:tcW w:w="1701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按钮</w:t>
            </w: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842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激活/可视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60" w:type="dxa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无</w:t>
            </w:r>
          </w:p>
        </w:tc>
        <w:tc>
          <w:tcPr>
            <w:tcW w:w="1275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空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4"/>
        <w:numPr>
          <w:ilvl w:val="3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校验规则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说明：界面要素规则：含校验规则和要素显示规则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eastAsia="zh-CN"/>
        </w:rPr>
      </w:pPr>
      <w:r>
        <w:rPr>
          <w:rFonts w:eastAsiaTheme="minorEastAsia" w:hint="eastAsia"/>
          <w:i/>
          <w:color w:val="8DB3E2" w:themeColor="text2" w:themeTint="66"/>
          <w:lang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eastAsia="zh-CN"/>
        </w:rPr>
        <w:t>模板</w:t>
      </w:r>
      <w:r>
        <w:rPr>
          <w:rFonts w:eastAsiaTheme="minorEastAsia" w:hint="eastAsia"/>
          <w:i/>
          <w:color w:val="8DB3E2" w:themeColor="text2" w:themeTint="66"/>
          <w:lang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2551"/>
        <w:gridCol w:w="9497"/>
      </w:tblGrid>
      <w:tr w:rsidR="00930B06">
        <w:tc>
          <w:tcPr>
            <w:tcW w:w="22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界面要素名称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必填/选填</w:t>
            </w:r>
          </w:p>
        </w:tc>
        <w:tc>
          <w:tcPr>
            <w:tcW w:w="949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界面校验规则</w:t>
            </w:r>
          </w:p>
        </w:tc>
      </w:tr>
      <w:tr w:rsidR="00930B06">
        <w:tc>
          <w:tcPr>
            <w:tcW w:w="223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说明：界面要素名称</w:t>
            </w:r>
          </w:p>
        </w:tc>
        <w:tc>
          <w:tcPr>
            <w:tcW w:w="255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说明：必填项或选填项</w:t>
            </w:r>
          </w:p>
        </w:tc>
        <w:tc>
          <w:tcPr>
            <w:tcW w:w="949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说明：对输入控件进行合法性检查时使用的校验规则</w:t>
            </w:r>
          </w:p>
        </w:tc>
      </w:tr>
      <w:tr w:rsidR="00930B06">
        <w:tc>
          <w:tcPr>
            <w:tcW w:w="223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 xml:space="preserve">立即支付  </w:t>
            </w:r>
          </w:p>
        </w:tc>
        <w:tc>
          <w:tcPr>
            <w:tcW w:w="255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必填</w:t>
            </w:r>
          </w:p>
        </w:tc>
        <w:tc>
          <w:tcPr>
            <w:tcW w:w="949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初始化时，激活/可视。</w:t>
            </w: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4"/>
        <w:numPr>
          <w:ilvl w:val="3"/>
          <w:numId w:val="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操作说明</w:t>
      </w:r>
    </w:p>
    <w:p w:rsidR="00930B06" w:rsidRDefault="008A42D8">
      <w:pPr>
        <w:rPr>
          <w:rFonts w:eastAsiaTheme="minorEastAsia"/>
          <w:i/>
          <w:color w:val="8DB3E2" w:themeColor="text2" w:themeTint="66"/>
          <w:lang w:val="en-US"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11481"/>
      </w:tblGrid>
      <w:tr w:rsidR="00930B06">
        <w:tc>
          <w:tcPr>
            <w:tcW w:w="280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界面要素</w:t>
            </w:r>
          </w:p>
        </w:tc>
        <w:tc>
          <w:tcPr>
            <w:tcW w:w="1148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界面事件</w:t>
            </w:r>
          </w:p>
        </w:tc>
      </w:tr>
      <w:tr w:rsidR="00930B06">
        <w:tc>
          <w:tcPr>
            <w:tcW w:w="280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说明：要素名称</w:t>
            </w:r>
          </w:p>
        </w:tc>
        <w:tc>
          <w:tcPr>
            <w:tcW w:w="1148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界面要素对应的界面事件</w:t>
            </w:r>
          </w:p>
        </w:tc>
      </w:tr>
      <w:tr w:rsidR="00930B06">
        <w:tc>
          <w:tcPr>
            <w:tcW w:w="2802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立即支付</w:t>
            </w:r>
          </w:p>
        </w:tc>
        <w:tc>
          <w:tcPr>
            <w:tcW w:w="11481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点击后跳转到支付宝付款页面</w:t>
            </w: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操作注意事项</w:t>
      </w:r>
    </w:p>
    <w:p w:rsidR="00930B06" w:rsidRDefault="008A42D8">
      <w:pPr>
        <w:rPr>
          <w:rFonts w:eastAsiaTheme="minorEastAsia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04"/>
        <w:gridCol w:w="8079"/>
      </w:tblGrid>
      <w:tr w:rsidR="00930B06">
        <w:tc>
          <w:tcPr>
            <w:tcW w:w="620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操作总体注意事项</w:t>
            </w:r>
          </w:p>
        </w:tc>
        <w:tc>
          <w:tcPr>
            <w:tcW w:w="807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实现</w:t>
            </w: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总体注意事项</w:t>
            </w:r>
          </w:p>
        </w:tc>
      </w:tr>
      <w:tr w:rsidR="00930B06">
        <w:tc>
          <w:tcPr>
            <w:tcW w:w="620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zh-CN" w:eastAsia="zh-CN"/>
              </w:rPr>
              <w:t>说明：对用户操作触发的界面行为进行总体描述</w:t>
            </w:r>
          </w:p>
        </w:tc>
        <w:tc>
          <w:tcPr>
            <w:tcW w:w="8079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zh-CN" w:eastAsia="zh-CN"/>
              </w:rPr>
              <w:t>说明：对非用户操作（如界面初始化）触发的界面行为进行总体描述</w:t>
            </w:r>
          </w:p>
        </w:tc>
      </w:tr>
      <w:tr w:rsidR="00930B06">
        <w:tc>
          <w:tcPr>
            <w:tcW w:w="620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079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620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8079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8A42D8">
      <w:pPr>
        <w:pStyle w:val="3"/>
        <w:numPr>
          <w:ilvl w:val="2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val="en-US" w:eastAsia="zh-CN"/>
        </w:rPr>
        <w:t>界面导航</w:t>
      </w:r>
      <w:r>
        <w:rPr>
          <w:rFonts w:eastAsia="宋体" w:hint="eastAsia"/>
          <w:lang w:eastAsia="zh-CN"/>
        </w:rPr>
        <w:t>数据流描述</w:t>
      </w:r>
    </w:p>
    <w:p w:rsidR="00930B06" w:rsidRDefault="008A42D8">
      <w:pPr>
        <w:rPr>
          <w:rFonts w:eastAsiaTheme="minorEastAsia"/>
          <w:lang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141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544"/>
        <w:gridCol w:w="4536"/>
        <w:gridCol w:w="4677"/>
      </w:tblGrid>
      <w:tr w:rsidR="00930B06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界面序号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界面名称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传递数据项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实现注意事项</w:t>
            </w:r>
          </w:p>
        </w:tc>
      </w:tr>
      <w:tr w:rsidR="00930B06"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</w:p>
        </w:tc>
        <w:tc>
          <w:tcPr>
            <w:tcW w:w="354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说明：界面的名称</w:t>
            </w:r>
          </w:p>
        </w:tc>
        <w:tc>
          <w:tcPr>
            <w:tcW w:w="453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说明：导航时需要传递到目标界面的数据项</w:t>
            </w:r>
          </w:p>
        </w:tc>
        <w:tc>
          <w:tcPr>
            <w:tcW w:w="467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eastAsia="zh-CN"/>
              </w:rPr>
            </w:pPr>
          </w:p>
        </w:tc>
        <w:tc>
          <w:tcPr>
            <w:tcW w:w="354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val="en-US" w:eastAsia="zh-CN"/>
              </w:rPr>
            </w:pPr>
          </w:p>
        </w:tc>
        <w:tc>
          <w:tcPr>
            <w:tcW w:w="453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4677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color w:val="1F497D" w:themeColor="text2"/>
          <w:lang w:val="en-US"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r>
        <w:rPr>
          <w:rFonts w:eastAsiaTheme="minorEastAsia" w:hint="eastAsia"/>
          <w:lang w:val="en-US" w:eastAsia="zh-CN"/>
        </w:rPr>
        <w:t>界面操作关联交易说明</w:t>
      </w:r>
    </w:p>
    <w:p w:rsidR="00930B06" w:rsidRDefault="008A42D8">
      <w:pPr>
        <w:rPr>
          <w:rFonts w:eastAsiaTheme="minorEastAsia"/>
          <w:i/>
          <w:color w:val="0070C0"/>
          <w:sz w:val="24"/>
          <w:szCs w:val="24"/>
          <w:lang w:val="en-US" w:eastAsia="zh-CN"/>
        </w:rPr>
      </w:pPr>
      <w:r>
        <w:rPr>
          <w:rFonts w:eastAsiaTheme="minorEastAsia"/>
          <w:i/>
          <w:color w:val="0070C0"/>
          <w:sz w:val="24"/>
          <w:szCs w:val="24"/>
          <w:lang w:val="en-US" w:eastAsia="zh-CN"/>
        </w:rPr>
        <w:t>{</w:t>
      </w:r>
      <w:r>
        <w:rPr>
          <w:rFonts w:eastAsiaTheme="minorEastAsia" w:hint="eastAsia"/>
          <w:i/>
          <w:color w:val="0070C0"/>
          <w:sz w:val="24"/>
          <w:szCs w:val="24"/>
          <w:lang w:val="en-US" w:eastAsia="zh-CN"/>
        </w:rPr>
        <w:t>描述本界面操作所需的相关联的功能或交易，包括当前交易页面的关联和交易成功或失败后的关联两种情况；如显示客户信息时可在界面上设计查询客户账户信息、合约信息等的快捷链接。</w:t>
      </w:r>
      <w:r>
        <w:rPr>
          <w:rFonts w:eastAsiaTheme="minorEastAsia"/>
          <w:i/>
          <w:color w:val="0070C0"/>
          <w:sz w:val="24"/>
          <w:szCs w:val="24"/>
          <w:lang w:val="en-US" w:eastAsia="zh-CN"/>
        </w:rPr>
        <w:t>}</w:t>
      </w:r>
    </w:p>
    <w:p w:rsidR="00930B06" w:rsidRDefault="008A42D8">
      <w:pPr>
        <w:rPr>
          <w:rFonts w:eastAsiaTheme="minorEastAsia"/>
          <w:iCs/>
          <w:sz w:val="24"/>
          <w:szCs w:val="24"/>
          <w:lang w:val="en-US" w:eastAsia="zh-CN"/>
        </w:rPr>
      </w:pPr>
      <w:r>
        <w:rPr>
          <w:rFonts w:eastAsiaTheme="minorEastAsia" w:hint="eastAsia"/>
          <w:iCs/>
          <w:sz w:val="24"/>
          <w:szCs w:val="24"/>
          <w:lang w:val="en-US" w:eastAsia="zh-CN"/>
        </w:rPr>
        <w:t>付款后要获取支付宝的付款状态，并将状态和金额返回给系统后台，以判断是否将密码推送到前台更新页面。</w:t>
      </w:r>
    </w:p>
    <w:p w:rsidR="00930B06" w:rsidRDefault="00930B06">
      <w:pPr>
        <w:rPr>
          <w:rFonts w:eastAsiaTheme="minorEastAsia"/>
          <w:i/>
          <w:color w:val="0070C0"/>
          <w:sz w:val="24"/>
          <w:szCs w:val="24"/>
          <w:lang w:val="en-US"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color w:val="auto"/>
          <w:highlight w:val="yellow"/>
        </w:rPr>
      </w:pPr>
      <w:bookmarkStart w:id="77" w:name="_Toc371085543"/>
      <w:r>
        <w:rPr>
          <w:rFonts w:eastAsia="宋体" w:hint="eastAsia"/>
          <w:color w:val="auto"/>
          <w:highlight w:val="yellow"/>
          <w:lang w:eastAsia="zh-CN"/>
        </w:rPr>
        <w:t>报表</w:t>
      </w:r>
      <w:r>
        <w:rPr>
          <w:rFonts w:eastAsia="宋体" w:hint="eastAsia"/>
          <w:color w:val="auto"/>
          <w:highlight w:val="yellow"/>
          <w:lang w:val="en-US" w:eastAsia="zh-CN"/>
        </w:rPr>
        <w:t>\</w:t>
      </w:r>
      <w:r>
        <w:rPr>
          <w:rFonts w:eastAsia="宋体" w:hint="eastAsia"/>
          <w:color w:val="auto"/>
          <w:highlight w:val="yellow"/>
          <w:lang w:val="en-US" w:eastAsia="zh-CN"/>
        </w:rPr>
        <w:t>凭证</w:t>
      </w:r>
      <w:bookmarkEnd w:id="77"/>
    </w:p>
    <w:p w:rsidR="00930B06" w:rsidRDefault="008A42D8">
      <w:pPr>
        <w:rPr>
          <w:rFonts w:eastAsiaTheme="minorEastAsia"/>
          <w:i/>
          <w:color w:val="0070C0"/>
          <w:sz w:val="24"/>
          <w:szCs w:val="24"/>
          <w:lang w:val="en-US" w:eastAsia="zh-CN"/>
        </w:rPr>
      </w:pPr>
      <w:r>
        <w:rPr>
          <w:rFonts w:eastAsiaTheme="minorEastAsia"/>
          <w:i/>
          <w:color w:val="0070C0"/>
          <w:sz w:val="24"/>
          <w:szCs w:val="24"/>
          <w:lang w:eastAsia="zh-CN"/>
        </w:rPr>
        <w:t>{</w:t>
      </w:r>
      <w:r>
        <w:rPr>
          <w:rFonts w:eastAsiaTheme="minorEastAsia" w:hint="eastAsia"/>
          <w:i/>
          <w:color w:val="0070C0"/>
          <w:sz w:val="24"/>
          <w:szCs w:val="24"/>
          <w:lang w:val="zh-CN" w:eastAsia="zh-CN"/>
        </w:rPr>
        <w:t>如果用例涉及报表、凭证、回执等需在本部分对其布局加以描述</w:t>
      </w:r>
      <w:r>
        <w:rPr>
          <w:rFonts w:eastAsiaTheme="minorEastAsia"/>
          <w:i/>
          <w:color w:val="0070C0"/>
          <w:sz w:val="24"/>
          <w:szCs w:val="24"/>
          <w:lang w:val="en-US" w:eastAsia="zh-CN"/>
        </w:rPr>
        <w:t>}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78" w:name="_Toc371085544"/>
      <w:r>
        <w:rPr>
          <w:rFonts w:eastAsiaTheme="minorEastAsia" w:hint="eastAsia"/>
          <w:lang w:val="en-US" w:eastAsia="zh-CN"/>
        </w:rPr>
        <w:t>数据要素</w:t>
      </w:r>
      <w:bookmarkEnd w:id="78"/>
    </w:p>
    <w:tbl>
      <w:tblPr>
        <w:tblW w:w="14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552"/>
        <w:gridCol w:w="3742"/>
        <w:gridCol w:w="3771"/>
      </w:tblGrid>
      <w:tr w:rsidR="00930B06"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en-US" w:eastAsia="zh-CN"/>
              </w:rPr>
              <w:t>层级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en-US" w:eastAsia="zh-CN"/>
              </w:rPr>
              <w:t>报表/凭证</w:t>
            </w: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要素名称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OCCURS</w:t>
            </w:r>
          </w:p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(出现次数)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zh-CN"/>
              </w:rPr>
              <w:t>数据字典中的数据项引用</w:t>
            </w:r>
          </w:p>
        </w:tc>
        <w:tc>
          <w:tcPr>
            <w:tcW w:w="377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实现注意事项</w:t>
            </w:r>
          </w:p>
        </w:tc>
      </w:tr>
      <w:tr w:rsidR="00930B06">
        <w:tc>
          <w:tcPr>
            <w:tcW w:w="2376" w:type="dxa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说明：数据结构的层级（如果数据项不含结构体，可选填）</w:t>
            </w:r>
          </w:p>
        </w:tc>
        <w:tc>
          <w:tcPr>
            <w:tcW w:w="226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val="en-US" w:eastAsia="zh-CN"/>
              </w:rPr>
              <w:t>说明：在报表和凭证上需要的数据要素名称</w:t>
            </w:r>
          </w:p>
        </w:tc>
        <w:tc>
          <w:tcPr>
            <w:tcW w:w="255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说明：数据项的出现次数（如数据项不是数组，则选填）</w:t>
            </w:r>
          </w:p>
        </w:tc>
        <w:tc>
          <w:tcPr>
            <w:tcW w:w="3742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8DB3E2" w:themeColor="text2" w:themeTint="66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8DB3E2" w:themeColor="text2" w:themeTint="66"/>
                <w:lang w:eastAsia="zh-CN"/>
              </w:rPr>
              <w:t>说明：对应的企业级数据字典中的数据项的ID</w:t>
            </w:r>
          </w:p>
        </w:tc>
        <w:tc>
          <w:tcPr>
            <w:tcW w:w="3771" w:type="dxa"/>
          </w:tcPr>
          <w:p w:rsidR="00930B06" w:rsidRDefault="008A42D8">
            <w:pPr>
              <w:rPr>
                <w:i/>
                <w:color w:val="548DD4" w:themeColor="text2" w:themeTint="99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237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2268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del w:id="79" w:author="日月明" w:date="2026-01-06T09:38:00Z">
              <w:r>
                <w:rPr>
                  <w:rFonts w:asciiTheme="minorEastAsia" w:eastAsiaTheme="minorEastAsia" w:hAnsiTheme="minorEastAsia" w:hint="eastAsia"/>
                  <w:lang w:eastAsia="zh-CN"/>
                </w:rPr>
                <w:delText>实时结单</w:delText>
              </w:r>
            </w:del>
          </w:p>
        </w:tc>
        <w:tc>
          <w:tcPr>
            <w:tcW w:w="2552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3742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377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237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2268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2552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3742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377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80" w:name="_Toc371085545"/>
      <w:r>
        <w:rPr>
          <w:rFonts w:eastAsiaTheme="minorEastAsia" w:hint="eastAsia"/>
          <w:lang w:val="en-US" w:eastAsia="zh-CN"/>
        </w:rPr>
        <w:t>样式布局</w:t>
      </w:r>
      <w:bookmarkEnd w:id="80"/>
    </w:p>
    <w:p w:rsidR="00930B06" w:rsidRDefault="008A42D8">
      <w:pPr>
        <w:rPr>
          <w:rFonts w:eastAsiaTheme="minorEastAsia"/>
          <w:i/>
          <w:color w:val="8DB3E2" w:themeColor="text2" w:themeTint="66"/>
          <w:sz w:val="24"/>
          <w:szCs w:val="24"/>
          <w:lang w:eastAsia="zh-CN"/>
        </w:rPr>
      </w:pP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{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填写：本部份为选填，即在应用开发需求中有特殊报表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/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凭证需求时填写，否则不需要填写。（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2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）如需要填写，则设计出每个报表或凭证的静态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Demo,</w:t>
      </w:r>
      <w:r>
        <w:rPr>
          <w:rFonts w:eastAsia="宋体" w:hint="eastAsia"/>
          <w:i/>
          <w:color w:val="8DB3E2" w:themeColor="text2" w:themeTint="66"/>
          <w:lang w:val="en-US" w:eastAsia="zh-CN"/>
        </w:rPr>
        <w:t>以便与业务人员进行确认，同时可作为后阶段界面详细设计的参考</w:t>
      </w:r>
      <w:r>
        <w:rPr>
          <w:rFonts w:eastAsiaTheme="minorEastAsia" w:hint="eastAsia"/>
          <w:i/>
          <w:color w:val="8DB3E2" w:themeColor="text2" w:themeTint="66"/>
          <w:sz w:val="24"/>
          <w:szCs w:val="24"/>
          <w:lang w:eastAsia="zh-CN"/>
        </w:rPr>
        <w:t>}</w:t>
      </w:r>
    </w:p>
    <w:p w:rsidR="00930B06" w:rsidRDefault="00930B06">
      <w:pPr>
        <w:rPr>
          <w:rFonts w:eastAsiaTheme="minorEastAsia"/>
          <w:i/>
          <w:color w:val="0070C0"/>
          <w:sz w:val="24"/>
          <w:szCs w:val="24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color w:val="auto"/>
        </w:rPr>
      </w:pPr>
      <w:bookmarkStart w:id="81" w:name="_Toc371085546"/>
      <w:r>
        <w:rPr>
          <w:rFonts w:eastAsia="宋体" w:hint="eastAsia"/>
          <w:color w:val="auto"/>
          <w:lang w:val="en-US" w:eastAsia="zh-CN"/>
        </w:rPr>
        <w:t>导入</w:t>
      </w:r>
      <w:r>
        <w:rPr>
          <w:rFonts w:eastAsia="宋体" w:hint="eastAsia"/>
          <w:color w:val="auto"/>
          <w:lang w:val="en-US" w:eastAsia="zh-CN"/>
        </w:rPr>
        <w:t>/</w:t>
      </w:r>
      <w:r>
        <w:rPr>
          <w:rFonts w:eastAsia="宋体" w:hint="eastAsia"/>
          <w:color w:val="auto"/>
          <w:lang w:val="en-US" w:eastAsia="zh-CN"/>
        </w:rPr>
        <w:t>导出文件</w:t>
      </w:r>
      <w:bookmarkEnd w:id="8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2081"/>
        <w:gridCol w:w="1985"/>
        <w:gridCol w:w="9922"/>
      </w:tblGrid>
      <w:tr w:rsidR="00930B06">
        <w:trPr>
          <w:trHeight w:val="324"/>
          <w:tblHeader/>
        </w:trPr>
        <w:tc>
          <w:tcPr>
            <w:tcW w:w="89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  <w:lang w:eastAsia="zh-CN"/>
              </w:rPr>
              <w:t>序号</w:t>
            </w:r>
          </w:p>
        </w:tc>
        <w:tc>
          <w:tcPr>
            <w:tcW w:w="208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  <w:lang w:eastAsia="zh-CN"/>
              </w:rPr>
              <w:t>文件名称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  <w:lang w:eastAsia="zh-CN"/>
              </w:rPr>
              <w:t>文件描述</w:t>
            </w:r>
          </w:p>
        </w:tc>
        <w:tc>
          <w:tcPr>
            <w:tcW w:w="992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  <w:lang w:eastAsia="zh-CN"/>
              </w:rPr>
              <w:t>格式</w:t>
            </w:r>
          </w:p>
        </w:tc>
      </w:tr>
      <w:tr w:rsidR="00930B06">
        <w:trPr>
          <w:trHeight w:val="346"/>
        </w:trPr>
        <w:tc>
          <w:tcPr>
            <w:tcW w:w="896" w:type="dxa"/>
            <w:shd w:val="clear" w:color="auto" w:fill="auto"/>
          </w:tcPr>
          <w:p w:rsidR="00930B06" w:rsidRDefault="008A42D8">
            <w:pPr>
              <w:jc w:val="both"/>
              <w:rPr>
                <w:rFonts w:eastAsia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cs="Arial" w:hint="eastAsia"/>
                <w:i/>
                <w:color w:val="548DD4" w:themeColor="text2" w:themeTint="99"/>
                <w:lang w:eastAsia="zh-CN"/>
              </w:rPr>
              <w:t>说明：序号</w:t>
            </w:r>
          </w:p>
        </w:tc>
        <w:tc>
          <w:tcPr>
            <w:tcW w:w="2081" w:type="dxa"/>
            <w:shd w:val="clear" w:color="auto" w:fill="auto"/>
          </w:tcPr>
          <w:p w:rsidR="00930B06" w:rsidRDefault="008A42D8">
            <w:pPr>
              <w:jc w:val="both"/>
              <w:rPr>
                <w:rFonts w:eastAsia="宋体" w:cs="Arial"/>
                <w:i/>
                <w:color w:val="548DD4" w:themeColor="text2" w:themeTint="99"/>
                <w:lang w:eastAsia="zh-CN"/>
              </w:rPr>
            </w:pPr>
            <w:r>
              <w:rPr>
                <w:rFonts w:eastAsia="宋体" w:cs="Arial" w:hint="eastAsia"/>
                <w:i/>
                <w:color w:val="548DD4" w:themeColor="text2" w:themeTint="99"/>
                <w:lang w:eastAsia="zh-CN"/>
              </w:rPr>
              <w:t>说明：导入</w:t>
            </w:r>
            <w:r>
              <w:rPr>
                <w:rFonts w:eastAsia="宋体" w:cs="Arial" w:hint="eastAsia"/>
                <w:i/>
                <w:color w:val="548DD4" w:themeColor="text2" w:themeTint="99"/>
                <w:lang w:eastAsia="zh-CN"/>
              </w:rPr>
              <w:t>/</w:t>
            </w:r>
            <w:r>
              <w:rPr>
                <w:rFonts w:eastAsia="宋体" w:cs="Arial" w:hint="eastAsia"/>
                <w:i/>
                <w:color w:val="548DD4" w:themeColor="text2" w:themeTint="99"/>
                <w:lang w:eastAsia="zh-CN"/>
              </w:rPr>
              <w:t>导出的文件名</w:t>
            </w:r>
          </w:p>
        </w:tc>
        <w:tc>
          <w:tcPr>
            <w:tcW w:w="1985" w:type="dxa"/>
            <w:shd w:val="clear" w:color="auto" w:fill="auto"/>
          </w:tcPr>
          <w:p w:rsidR="00930B06" w:rsidRDefault="008A42D8">
            <w:pPr>
              <w:jc w:val="both"/>
              <w:rPr>
                <w:rFonts w:eastAsia="宋体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eastAsia="宋体" w:cs="Arial" w:hint="eastAsia"/>
                <w:i/>
                <w:color w:val="548DD4" w:themeColor="text2" w:themeTint="99"/>
                <w:lang w:val="en-US" w:eastAsia="zh-CN"/>
              </w:rPr>
              <w:t>说明：导入</w:t>
            </w:r>
            <w:r>
              <w:rPr>
                <w:rFonts w:eastAsia="宋体" w:cs="Arial" w:hint="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eastAsia="宋体" w:cs="Arial" w:hint="eastAsia"/>
                <w:i/>
                <w:color w:val="548DD4" w:themeColor="text2" w:themeTint="99"/>
                <w:lang w:val="en-US" w:eastAsia="zh-CN"/>
              </w:rPr>
              <w:t>导出文件的描述</w:t>
            </w:r>
          </w:p>
        </w:tc>
        <w:tc>
          <w:tcPr>
            <w:tcW w:w="9922" w:type="dxa"/>
            <w:shd w:val="clear" w:color="auto" w:fill="auto"/>
          </w:tcPr>
          <w:p w:rsidR="00930B06" w:rsidRDefault="008A42D8">
            <w:pPr>
              <w:jc w:val="both"/>
              <w:rPr>
                <w:rFonts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/>
                <w:color w:val="548DD4" w:themeColor="text2" w:themeTint="99"/>
                <w:lang w:eastAsia="zh-CN"/>
              </w:rPr>
              <w:t>说明：根据实际情况定义，数据项，数据类型，数据长度 。建议将格式模板作为附件直接嵌入</w:t>
            </w:r>
          </w:p>
        </w:tc>
      </w:tr>
      <w:tr w:rsidR="00930B06">
        <w:trPr>
          <w:trHeight w:val="332"/>
        </w:trPr>
        <w:tc>
          <w:tcPr>
            <w:tcW w:w="896" w:type="dxa"/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2081" w:type="dxa"/>
          </w:tcPr>
          <w:p w:rsidR="00930B06" w:rsidRDefault="00930B06">
            <w:pPr>
              <w:jc w:val="both"/>
              <w:rPr>
                <w:rFonts w:eastAsia="宋体" w:cs="Arial"/>
                <w:lang w:eastAsia="zh-CN"/>
              </w:rPr>
            </w:pPr>
          </w:p>
        </w:tc>
        <w:tc>
          <w:tcPr>
            <w:tcW w:w="1985" w:type="dxa"/>
          </w:tcPr>
          <w:p w:rsidR="00930B06" w:rsidRDefault="00930B06">
            <w:pPr>
              <w:jc w:val="both"/>
              <w:rPr>
                <w:rFonts w:eastAsia="宋体" w:cs="Arial"/>
                <w:lang w:val="en-US" w:eastAsia="zh-CN"/>
              </w:rPr>
            </w:pPr>
          </w:p>
        </w:tc>
        <w:tc>
          <w:tcPr>
            <w:tcW w:w="9922" w:type="dxa"/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</w:tr>
      <w:tr w:rsidR="00930B06">
        <w:trPr>
          <w:trHeight w:val="346"/>
        </w:trPr>
        <w:tc>
          <w:tcPr>
            <w:tcW w:w="896" w:type="dxa"/>
          </w:tcPr>
          <w:p w:rsidR="00930B06" w:rsidRDefault="00930B06">
            <w:pPr>
              <w:jc w:val="both"/>
              <w:rPr>
                <w:rFonts w:cs="Arial"/>
              </w:rPr>
            </w:pPr>
          </w:p>
        </w:tc>
        <w:tc>
          <w:tcPr>
            <w:tcW w:w="2081" w:type="dxa"/>
          </w:tcPr>
          <w:p w:rsidR="00930B06" w:rsidRDefault="00930B06">
            <w:pPr>
              <w:jc w:val="both"/>
              <w:rPr>
                <w:rFonts w:eastAsia="宋体" w:cs="Arial"/>
                <w:lang w:eastAsia="zh-CN"/>
              </w:rPr>
            </w:pPr>
          </w:p>
        </w:tc>
        <w:tc>
          <w:tcPr>
            <w:tcW w:w="1985" w:type="dxa"/>
          </w:tcPr>
          <w:p w:rsidR="00930B06" w:rsidRDefault="00930B06">
            <w:pPr>
              <w:jc w:val="both"/>
              <w:rPr>
                <w:rFonts w:eastAsia="宋体" w:cs="Arial"/>
                <w:lang w:val="en-US" w:eastAsia="zh-CN"/>
              </w:rPr>
            </w:pPr>
          </w:p>
        </w:tc>
        <w:tc>
          <w:tcPr>
            <w:tcW w:w="9922" w:type="dxa"/>
          </w:tcPr>
          <w:p w:rsidR="00930B06" w:rsidRDefault="00930B06">
            <w:pPr>
              <w:jc w:val="both"/>
              <w:rPr>
                <w:rFonts w:cs="Arial"/>
                <w:lang w:val="en-US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highlight w:val="yellow"/>
          <w:lang w:val="en-US" w:eastAsia="zh-CN"/>
        </w:rPr>
      </w:pPr>
      <w:bookmarkStart w:id="82" w:name="_Toc335215524"/>
      <w:bookmarkStart w:id="83" w:name="_Toc371085547"/>
      <w:r>
        <w:rPr>
          <w:rFonts w:eastAsia="宋体" w:hint="eastAsia"/>
          <w:color w:val="auto"/>
          <w:highlight w:val="yellow"/>
          <w:lang w:val="en-US" w:eastAsia="zh-CN"/>
        </w:rPr>
        <w:t>外部渠道设计</w:t>
      </w:r>
      <w:bookmarkEnd w:id="82"/>
      <w:bookmarkEnd w:id="83"/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84" w:name="_Toc371085548"/>
      <w:r>
        <w:rPr>
          <w:rFonts w:eastAsiaTheme="minorEastAsia" w:hint="eastAsia"/>
          <w:lang w:val="en-US" w:eastAsia="zh-CN"/>
        </w:rPr>
        <w:t>概述</w:t>
      </w:r>
      <w:bookmarkEnd w:id="84"/>
    </w:p>
    <w:tbl>
      <w:tblPr>
        <w:tblW w:w="47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2706"/>
        <w:gridCol w:w="5995"/>
        <w:gridCol w:w="4251"/>
      </w:tblGrid>
      <w:tr w:rsidR="00930B06">
        <w:tc>
          <w:tcPr>
            <w:tcW w:w="649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外部</w:t>
            </w:r>
            <w:r>
              <w:rPr>
                <w:rFonts w:eastAsiaTheme="minorEastAsia" w:hint="eastAsia"/>
                <w:b/>
                <w:lang w:eastAsia="zh-CN"/>
              </w:rPr>
              <w:t>渠道</w:t>
            </w:r>
            <w:r>
              <w:rPr>
                <w:rFonts w:hint="eastAsia"/>
                <w:b/>
              </w:rPr>
              <w:t>名</w:t>
            </w:r>
            <w:r>
              <w:rPr>
                <w:rFonts w:ascii="宋体" w:eastAsia="宋体" w:hAnsi="宋体" w:cs="宋体" w:hint="eastAsia"/>
                <w:b/>
              </w:rPr>
              <w:t>称</w:t>
            </w:r>
          </w:p>
        </w:tc>
        <w:tc>
          <w:tcPr>
            <w:tcW w:w="909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接口名称</w:t>
            </w:r>
          </w:p>
        </w:tc>
        <w:tc>
          <w:tcPr>
            <w:tcW w:w="2014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eastAsiaTheme="minorEastAsia"/>
                <w:b/>
                <w:lang w:eastAsia="zh-CN"/>
              </w:rPr>
            </w:pPr>
            <w:r>
              <w:rPr>
                <w:rFonts w:hint="eastAsia"/>
                <w:b/>
              </w:rPr>
              <w:t>接口描述</w:t>
            </w:r>
          </w:p>
        </w:tc>
        <w:tc>
          <w:tcPr>
            <w:tcW w:w="1428" w:type="pct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实现注意事项</w:t>
            </w:r>
          </w:p>
        </w:tc>
      </w:tr>
      <w:tr w:rsidR="00930B06">
        <w:tc>
          <w:tcPr>
            <w:tcW w:w="649" w:type="pct"/>
            <w:shd w:val="clear" w:color="auto" w:fill="auto"/>
          </w:tcPr>
          <w:p w:rsidR="00930B06" w:rsidRDefault="008A42D8">
            <w:pPr>
              <w:rPr>
                <w:rFonts w:eastAsia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说明：外部渠道的名称</w:t>
            </w:r>
          </w:p>
        </w:tc>
        <w:tc>
          <w:tcPr>
            <w:tcW w:w="909" w:type="pct"/>
            <w:shd w:val="clear" w:color="auto" w:fill="auto"/>
          </w:tcPr>
          <w:p w:rsidR="00930B06" w:rsidRDefault="008A42D8">
            <w:pPr>
              <w:rPr>
                <w:rFonts w:eastAsia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说明：外部渠道接口的名称</w:t>
            </w:r>
          </w:p>
        </w:tc>
        <w:tc>
          <w:tcPr>
            <w:tcW w:w="2014" w:type="pct"/>
            <w:shd w:val="clear" w:color="auto" w:fill="auto"/>
          </w:tcPr>
          <w:p w:rsidR="00930B06" w:rsidRDefault="008A42D8">
            <w:pPr>
              <w:rPr>
                <w:rFonts w:eastAsia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说明：对接口的目的、定义和范围的描述</w:t>
            </w:r>
          </w:p>
        </w:tc>
        <w:tc>
          <w:tcPr>
            <w:tcW w:w="1428" w:type="pct"/>
            <w:shd w:val="clear" w:color="auto" w:fill="auto"/>
          </w:tcPr>
          <w:p w:rsidR="00930B06" w:rsidRDefault="008A42D8">
            <w:pPr>
              <w:rPr>
                <w:i/>
                <w:color w:val="548DD4" w:themeColor="text2" w:themeTint="99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649" w:type="pct"/>
          </w:tcPr>
          <w:p w:rsidR="00930B06" w:rsidRDefault="00930B06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909" w:type="pct"/>
          </w:tcPr>
          <w:p w:rsidR="00930B06" w:rsidRDefault="00930B06"/>
        </w:tc>
        <w:tc>
          <w:tcPr>
            <w:tcW w:w="2014" w:type="pct"/>
          </w:tcPr>
          <w:p w:rsidR="00930B06" w:rsidRDefault="008A42D8">
            <w:r>
              <w:rPr>
                <w:rFonts w:hint="eastAsia"/>
              </w:rPr>
              <w:t>目的：</w:t>
            </w:r>
          </w:p>
          <w:p w:rsidR="00930B06" w:rsidRDefault="008A42D8">
            <w:r>
              <w:rPr>
                <w:rFonts w:hint="eastAsia"/>
              </w:rPr>
              <w:t>定义：</w:t>
            </w:r>
          </w:p>
          <w:p w:rsidR="00930B06" w:rsidRDefault="008A42D8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范围：</w:t>
            </w:r>
          </w:p>
        </w:tc>
        <w:tc>
          <w:tcPr>
            <w:tcW w:w="1428" w:type="pct"/>
          </w:tcPr>
          <w:p w:rsidR="00930B06" w:rsidRDefault="00930B06"/>
        </w:tc>
      </w:tr>
    </w:tbl>
    <w:p w:rsidR="00930B06" w:rsidRDefault="00930B06">
      <w:pPr>
        <w:rPr>
          <w:rFonts w:eastAsiaTheme="minorEastAsia"/>
          <w:color w:val="1F497D" w:themeColor="text2"/>
          <w:lang w:val="en-US" w:eastAsia="zh-CN"/>
        </w:rPr>
      </w:pPr>
    </w:p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85" w:name="_Toc371085549"/>
      <w:r>
        <w:rPr>
          <w:rFonts w:eastAsiaTheme="minorEastAsia" w:hint="eastAsia"/>
          <w:lang w:val="en-US" w:eastAsia="zh-CN"/>
        </w:rPr>
        <w:t>接口要素</w:t>
      </w:r>
      <w:bookmarkEnd w:id="85"/>
    </w:p>
    <w:p w:rsidR="00930B06" w:rsidRDefault="008A42D8">
      <w:pPr>
        <w:pStyle w:val="4"/>
        <w:numPr>
          <w:ilvl w:val="3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输入要素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701"/>
        <w:gridCol w:w="1843"/>
        <w:gridCol w:w="2126"/>
        <w:gridCol w:w="1843"/>
        <w:gridCol w:w="2693"/>
      </w:tblGrid>
      <w:tr w:rsidR="00930B06">
        <w:trPr>
          <w:trHeight w:val="667"/>
          <w:tblHeader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层级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数据项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是否必输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引用的数据字典数据项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OCCURS</w:t>
            </w:r>
          </w:p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(出现次数)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实施注意事项</w:t>
            </w:r>
          </w:p>
        </w:tc>
      </w:tr>
      <w:tr w:rsidR="00930B06">
        <w:trPr>
          <w:trHeight w:val="133"/>
        </w:trPr>
        <w:tc>
          <w:tcPr>
            <w:tcW w:w="20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说明：数据结构的层级（如果数据项不含结构体，可选填）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说明：数据项的名称</w:t>
            </w: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说明：该接口要素是否必输，如果必输则填写“Y”</w:t>
            </w:r>
          </w:p>
        </w:tc>
        <w:tc>
          <w:tcPr>
            <w:tcW w:w="212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说明：如果数据项在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企业级数据字典中存在，则填写其</w:t>
            </w:r>
            <w: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说明：数据项的出现次数（如数据项不是数组，则选填）</w:t>
            </w:r>
          </w:p>
        </w:tc>
        <w:tc>
          <w:tcPr>
            <w:tcW w:w="2693" w:type="dxa"/>
            <w:shd w:val="clear" w:color="auto" w:fill="auto"/>
          </w:tcPr>
          <w:p w:rsidR="00930B06" w:rsidRDefault="008A42D8">
            <w:pPr>
              <w:tabs>
                <w:tab w:val="left" w:pos="720"/>
              </w:tabs>
              <w:spacing w:before="120"/>
              <w:ind w:firstLineChars="227" w:firstLine="454"/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说明：对实现时其他需要注意事项的补充说明，对于接口输入/输出项表中涉及触发授权复核的数据要素（如交易金额，等），需标识出来。</w:t>
            </w: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  <w:tc>
          <w:tcPr>
            <w:tcW w:w="2126" w:type="dxa"/>
            <w:shd w:val="clear" w:color="auto" w:fill="auto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69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126" w:type="dxa"/>
            <w:shd w:val="clear" w:color="auto" w:fill="auto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69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</w:tbl>
    <w:p w:rsidR="00930B06" w:rsidRDefault="00930B06">
      <w:pPr>
        <w:pStyle w:val="af2"/>
      </w:pPr>
    </w:p>
    <w:p w:rsidR="00930B06" w:rsidRDefault="008A42D8">
      <w:pPr>
        <w:pStyle w:val="4"/>
        <w:numPr>
          <w:ilvl w:val="3"/>
          <w:numId w:val="2"/>
        </w:numPr>
      </w:pPr>
      <w:r>
        <w:rPr>
          <w:rFonts w:eastAsia="宋体" w:hint="eastAsia"/>
          <w:lang w:eastAsia="zh-CN"/>
        </w:rPr>
        <w:t>输出要素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410"/>
        <w:gridCol w:w="2268"/>
        <w:gridCol w:w="2409"/>
        <w:gridCol w:w="3125"/>
      </w:tblGrid>
      <w:tr w:rsidR="00930B06">
        <w:trPr>
          <w:trHeight w:val="197"/>
          <w:tblHeader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层级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数据项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引用的数据字典数据项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OCCURS(出现次数)</w:t>
            </w:r>
          </w:p>
        </w:tc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实施注意事项</w:t>
            </w:r>
          </w:p>
        </w:tc>
      </w:tr>
      <w:tr w:rsidR="00930B06">
        <w:trPr>
          <w:trHeight w:val="133"/>
        </w:trPr>
        <w:tc>
          <w:tcPr>
            <w:tcW w:w="20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lastRenderedPageBreak/>
              <w:t>说明：数据结构的层级（如果数据项不含结构体，可选填）</w:t>
            </w:r>
          </w:p>
        </w:tc>
        <w:tc>
          <w:tcPr>
            <w:tcW w:w="241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说明：数据项的名称</w:t>
            </w:r>
          </w:p>
        </w:tc>
        <w:tc>
          <w:tcPr>
            <w:tcW w:w="226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说明：如果数据项在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企业级数据字典中存在，则填写其</w:t>
            </w:r>
            <w: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  <w:t xml:space="preserve">ID </w:t>
            </w:r>
          </w:p>
        </w:tc>
        <w:tc>
          <w:tcPr>
            <w:tcW w:w="2409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说明：数据项的出现次数（如数据项不是数组，则选填）</w:t>
            </w:r>
          </w:p>
        </w:tc>
        <w:tc>
          <w:tcPr>
            <w:tcW w:w="312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对于涉及触发授权复核的数据要素（如交易金额等），需标识出来。</w:t>
            </w: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2410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409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3125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2410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409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3125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1"/>
        <w:numPr>
          <w:ilvl w:val="0"/>
          <w:numId w:val="2"/>
        </w:numPr>
        <w:rPr>
          <w:rFonts w:eastAsia="宋体"/>
          <w:color w:val="auto"/>
          <w:lang w:eastAsia="zh-CN"/>
        </w:rPr>
      </w:pPr>
      <w:bookmarkStart w:id="86" w:name="_Toc371085550"/>
      <w:r>
        <w:rPr>
          <w:rFonts w:eastAsia="宋体" w:hint="eastAsia"/>
          <w:color w:val="auto"/>
          <w:lang w:eastAsia="zh-CN"/>
        </w:rPr>
        <w:t>交互</w:t>
      </w:r>
      <w:bookmarkEnd w:id="86"/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eastAsia="zh-CN"/>
        </w:rPr>
      </w:pPr>
      <w:bookmarkStart w:id="87" w:name="_Toc371085551"/>
      <w:r>
        <w:rPr>
          <w:rFonts w:eastAsiaTheme="minorEastAsia" w:hint="eastAsia"/>
          <w:color w:val="auto"/>
          <w:lang w:eastAsia="zh-CN"/>
        </w:rPr>
        <w:t>界面事件</w:t>
      </w:r>
      <w:bookmarkEnd w:id="87"/>
    </w:p>
    <w:p w:rsidR="00930B06" w:rsidRDefault="008A42D8">
      <w:pPr>
        <w:rPr>
          <w:rFonts w:eastAsiaTheme="minorEastAsia"/>
          <w:i/>
          <w:color w:val="8DB3E2" w:themeColor="text2" w:themeTint="66"/>
          <w:lang w:val="en-US" w:eastAsia="zh-CN"/>
        </w:rPr>
      </w:pPr>
      <w:r>
        <w:rPr>
          <w:rFonts w:eastAsiaTheme="minorEastAsia"/>
          <w:i/>
          <w:color w:val="8DB3E2" w:themeColor="text2" w:themeTint="66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lang w:val="en-US" w:eastAsia="zh-CN"/>
        </w:rPr>
        <w:t>模板</w:t>
      </w:r>
      <w:r>
        <w:rPr>
          <w:rFonts w:eastAsiaTheme="minorEastAsia"/>
          <w:i/>
          <w:color w:val="8DB3E2" w:themeColor="text2" w:themeTint="66"/>
          <w:lang w:val="en-US" w:eastAsia="zh-CN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854"/>
        <w:gridCol w:w="1738"/>
        <w:gridCol w:w="1157"/>
        <w:gridCol w:w="1737"/>
        <w:gridCol w:w="1738"/>
        <w:gridCol w:w="1389"/>
        <w:gridCol w:w="1505"/>
        <w:gridCol w:w="1275"/>
      </w:tblGrid>
      <w:tr w:rsidR="00930B06">
        <w:tc>
          <w:tcPr>
            <w:tcW w:w="81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界面</w:t>
            </w:r>
          </w:p>
        </w:tc>
        <w:tc>
          <w:tcPr>
            <w:tcW w:w="85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事件</w:t>
            </w:r>
          </w:p>
        </w:tc>
        <w:tc>
          <w:tcPr>
            <w:tcW w:w="173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附加条件</w:t>
            </w:r>
          </w:p>
        </w:tc>
        <w:tc>
          <w:tcPr>
            <w:tcW w:w="11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</w:t>
            </w:r>
          </w:p>
        </w:tc>
        <w:tc>
          <w:tcPr>
            <w:tcW w:w="173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动作类型</w:t>
            </w:r>
          </w:p>
        </w:tc>
        <w:tc>
          <w:tcPr>
            <w:tcW w:w="173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</w:t>
            </w:r>
            <w:r>
              <w:rPr>
                <w:rFonts w:asciiTheme="minorEastAsia" w:eastAsiaTheme="minorEastAsia" w:hAnsiTheme="minorEastAsia"/>
                <w:b/>
                <w:highlight w:val="yellow"/>
                <w:lang w:val="en-US" w:eastAsia="zh-CN"/>
              </w:rPr>
              <w:t>ID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eastAsia="zh-CN"/>
              </w:rPr>
              <w:t>被调用服务名称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被调用服务类型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实现</w:t>
            </w: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注意事项</w:t>
            </w:r>
          </w:p>
        </w:tc>
      </w:tr>
      <w:tr w:rsidR="00930B06">
        <w:tc>
          <w:tcPr>
            <w:tcW w:w="81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事件所属的界面（必填项）</w:t>
            </w:r>
          </w:p>
        </w:tc>
        <w:tc>
          <w:tcPr>
            <w:tcW w:w="85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说明：事件的名称（必填项）</w:t>
            </w:r>
          </w:p>
        </w:tc>
        <w:tc>
          <w:tcPr>
            <w:tcW w:w="173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说明：事件发生后，需要依据附加条件的取值关联不同的动作。</w:t>
            </w:r>
          </w:p>
        </w:tc>
        <w:tc>
          <w:tcPr>
            <w:tcW w:w="115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说明：事件所触发的动作说明</w:t>
            </w:r>
          </w:p>
        </w:tc>
        <w:tc>
          <w:tcPr>
            <w:tcW w:w="1737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说明：包括界面控制/导航/本地构件调用/后端服务调用</w:t>
            </w:r>
          </w:p>
        </w:tc>
        <w:tc>
          <w:tcPr>
            <w:tcW w:w="173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/应用批处理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389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服务/本地构件/应用批处理的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名称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50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说明：交易服务/流程编排服务/本地构件/应用批处理，服务识别后回填（必填项）</w:t>
            </w:r>
          </w:p>
        </w:tc>
        <w:tc>
          <w:tcPr>
            <w:tcW w:w="127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817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付款状态查询</w:t>
            </w:r>
          </w:p>
        </w:tc>
        <w:tc>
          <w:tcPr>
            <w:tcW w:w="85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38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157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后台自动调用</w:t>
            </w:r>
          </w:p>
        </w:tc>
        <w:tc>
          <w:tcPr>
            <w:tcW w:w="1737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后端服务调用</w:t>
            </w:r>
          </w:p>
        </w:tc>
        <w:tc>
          <w:tcPr>
            <w:tcW w:w="1738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389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lang w:val="en-US" w:eastAsia="zh-CN"/>
              </w:rPr>
              <w:t>付款状态查询</w:t>
            </w:r>
          </w:p>
        </w:tc>
        <w:tc>
          <w:tcPr>
            <w:tcW w:w="1505" w:type="dxa"/>
          </w:tcPr>
          <w:p w:rsidR="00930B06" w:rsidRDefault="008A42D8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交易服务</w:t>
            </w: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lang w:eastAsia="zh-CN"/>
        </w:rPr>
      </w:pPr>
      <w:bookmarkStart w:id="88" w:name="_Toc371085552"/>
      <w:bookmarkStart w:id="89" w:name="_Toc335215527"/>
      <w:r>
        <w:rPr>
          <w:rFonts w:eastAsiaTheme="minorEastAsia" w:hint="eastAsia"/>
          <w:lang w:eastAsia="zh-CN"/>
        </w:rPr>
        <w:lastRenderedPageBreak/>
        <w:t>外部渠道呼入事件</w:t>
      </w:r>
      <w:bookmarkEnd w:id="88"/>
      <w:bookmarkEnd w:id="89"/>
    </w:p>
    <w:tbl>
      <w:tblPr>
        <w:tblW w:w="12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993"/>
        <w:gridCol w:w="1275"/>
        <w:gridCol w:w="1134"/>
        <w:gridCol w:w="1560"/>
        <w:gridCol w:w="1701"/>
        <w:gridCol w:w="1418"/>
        <w:gridCol w:w="1701"/>
      </w:tblGrid>
      <w:tr w:rsidR="00930B06"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外部</w:t>
            </w:r>
            <w:r>
              <w:rPr>
                <w:rFonts w:eastAsiaTheme="minorEastAsia" w:hint="eastAsia"/>
                <w:b/>
                <w:lang w:eastAsia="zh-CN"/>
              </w:rPr>
              <w:t>渠道</w:t>
            </w:r>
            <w:r>
              <w:rPr>
                <w:rFonts w:hint="eastAsia"/>
                <w:b/>
              </w:rPr>
              <w:t>名</w:t>
            </w:r>
            <w:r>
              <w:rPr>
                <w:rFonts w:ascii="宋体" w:eastAsia="宋体" w:hAnsi="宋体" w:cs="宋体" w:hint="eastAsia"/>
                <w:b/>
              </w:rPr>
              <w:t>称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接口名</w:t>
            </w:r>
            <w:r>
              <w:rPr>
                <w:rFonts w:ascii="宋体" w:eastAsia="宋体" w:hAnsi="宋体" w:cs="宋体" w:hint="eastAsia"/>
                <w:b/>
              </w:rPr>
              <w:t>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事件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动作类型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</w:t>
            </w:r>
            <w:r>
              <w:rPr>
                <w:rFonts w:asciiTheme="minorEastAsia" w:eastAsiaTheme="minorEastAsia" w:hAnsiTheme="minorEastAsia"/>
                <w:b/>
                <w:highlight w:val="yellow"/>
                <w:lang w:val="en-US" w:eastAsia="zh-CN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eastAsia="zh-CN"/>
              </w:rPr>
              <w:t>被调用服务名称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被调用服务类型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实现</w:t>
            </w: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注意事项</w:t>
            </w:r>
          </w:p>
        </w:tc>
      </w:tr>
      <w:tr w:rsidR="00930B06"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eastAsia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说明：事件外部所属的外部渠道</w:t>
            </w:r>
          </w:p>
        </w:tc>
        <w:tc>
          <w:tcPr>
            <w:tcW w:w="1275" w:type="dxa"/>
            <w:shd w:val="clear" w:color="auto" w:fill="auto"/>
          </w:tcPr>
          <w:p w:rsidR="00930B06" w:rsidRDefault="008A42D8">
            <w:pPr>
              <w:rPr>
                <w:rFonts w:eastAsia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eastAsiaTheme="minorEastAsia" w:hint="eastAsia"/>
                <w:i/>
                <w:color w:val="548DD4" w:themeColor="text2" w:themeTint="99"/>
                <w:lang w:eastAsia="zh-CN"/>
              </w:rPr>
              <w:t>说明：事件所属的外部渠道接口</w:t>
            </w:r>
          </w:p>
        </w:tc>
        <w:tc>
          <w:tcPr>
            <w:tcW w:w="9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说明：事件的名称（必填项）</w:t>
            </w:r>
          </w:p>
        </w:tc>
        <w:tc>
          <w:tcPr>
            <w:tcW w:w="127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说明：事件所触发的动作说明</w:t>
            </w:r>
          </w:p>
        </w:tc>
        <w:tc>
          <w:tcPr>
            <w:tcW w:w="113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说明：后端服务调用</w:t>
            </w:r>
          </w:p>
        </w:tc>
        <w:tc>
          <w:tcPr>
            <w:tcW w:w="156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/应用批处理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服务/本地构件/应用批处理的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名称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41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说明：交易服务/流程编排服务/本地构件/应用批处理，服务识别后回填（必填项）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993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993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993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275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13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8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eastAsia="zh-CN"/>
        </w:rPr>
      </w:pPr>
      <w:bookmarkStart w:id="90" w:name="_Toc371085553"/>
      <w:r>
        <w:rPr>
          <w:rFonts w:eastAsiaTheme="minorEastAsia" w:hint="eastAsia"/>
          <w:color w:val="auto"/>
          <w:lang w:eastAsia="zh-CN"/>
        </w:rPr>
        <w:t>系统内部自动触发事件</w:t>
      </w:r>
      <w:bookmarkEnd w:id="90"/>
    </w:p>
    <w:tbl>
      <w:tblPr>
        <w:tblW w:w="120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1559"/>
        <w:gridCol w:w="1701"/>
        <w:gridCol w:w="1843"/>
        <w:gridCol w:w="1984"/>
        <w:gridCol w:w="2126"/>
      </w:tblGrid>
      <w:tr w:rsidR="00930B06">
        <w:tc>
          <w:tcPr>
            <w:tcW w:w="11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事件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动作类型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</w:t>
            </w:r>
            <w:r>
              <w:rPr>
                <w:rFonts w:asciiTheme="minorEastAsia" w:eastAsiaTheme="minorEastAsia" w:hAnsiTheme="minorEastAsia"/>
                <w:b/>
                <w:highlight w:val="yellow"/>
                <w:lang w:val="en-US" w:eastAsia="zh-CN"/>
              </w:rPr>
              <w:t>ID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eastAsia="zh-CN"/>
              </w:rPr>
              <w:t>被调用服务名称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  <w:highlight w:val="yellow"/>
                <w:lang w:val="zh-CN"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highlight w:val="yellow"/>
                <w:lang w:val="zh-CN" w:eastAsia="zh-CN"/>
              </w:rPr>
              <w:t>被调用服务类型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val="zh-CN" w:eastAsia="zh-CN"/>
              </w:rPr>
              <w:t>实现</w:t>
            </w:r>
            <w:r>
              <w:rPr>
                <w:rFonts w:asciiTheme="minorEastAsia" w:eastAsiaTheme="minorEastAsia" w:hAnsiTheme="minorEastAsia" w:hint="eastAsia"/>
                <w:b/>
                <w:lang w:val="zh-CN"/>
              </w:rPr>
              <w:t>注意事项</w:t>
            </w:r>
          </w:p>
        </w:tc>
      </w:tr>
      <w:tr w:rsidR="00930B06">
        <w:tc>
          <w:tcPr>
            <w:tcW w:w="11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说明：事件的名称（必填项）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说明：事件所触发的动作说明</w:t>
            </w:r>
          </w:p>
        </w:tc>
        <w:tc>
          <w:tcPr>
            <w:tcW w:w="1559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说明：包括后端服务调用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/应用批处理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/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流程编排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服务/本地构件/应用批处理的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名称</w:t>
            </w:r>
            <w:r>
              <w:rPr>
                <w:rFonts w:asciiTheme="minorEastAsia" w:eastAsiaTheme="minorEastAsia" w:hAnsiTheme="minorEastAsia"/>
                <w:i/>
                <w:color w:val="548DD4" w:themeColor="text2" w:themeTint="99"/>
                <w:lang w:val="en-US" w:eastAsia="zh-CN"/>
              </w:rPr>
              <w:t>,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val="en-US" w:eastAsia="zh-CN"/>
              </w:rPr>
              <w:t>识别后回填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9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说明：交易服务/流程编排服务/本地构件/应用批处理，服务识别后回填（必填项）</w:t>
            </w:r>
          </w:p>
        </w:tc>
        <w:tc>
          <w:tcPr>
            <w:tcW w:w="212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c>
          <w:tcPr>
            <w:tcW w:w="1101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lang w:val="en-US" w:eastAsia="zh-CN"/>
              </w:rPr>
              <w:t>系统如何活期付款成功的状态</w:t>
            </w: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11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</w:tr>
      <w:tr w:rsidR="00930B06">
        <w:tc>
          <w:tcPr>
            <w:tcW w:w="11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11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  <w:tr w:rsidR="00930B06">
        <w:tc>
          <w:tcPr>
            <w:tcW w:w="11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1"/>
        <w:numPr>
          <w:ilvl w:val="0"/>
          <w:numId w:val="2"/>
        </w:numPr>
        <w:rPr>
          <w:color w:val="auto"/>
        </w:rPr>
      </w:pPr>
      <w:bookmarkStart w:id="91" w:name="_Toc371085554"/>
      <w:r>
        <w:rPr>
          <w:rFonts w:eastAsia="宋体" w:hint="eastAsia"/>
          <w:color w:val="auto"/>
          <w:lang w:eastAsia="zh-CN"/>
        </w:rPr>
        <w:t>交易服务</w:t>
      </w:r>
      <w:bookmarkEnd w:id="91"/>
      <w:r>
        <w:rPr>
          <w:rFonts w:hint="eastAsia"/>
          <w:color w:val="auto"/>
        </w:rPr>
        <w:t xml:space="preserve"> </w:t>
      </w:r>
      <w:r>
        <w:rPr>
          <w:color w:val="auto"/>
        </w:rPr>
        <w:t xml:space="preserve"> </w:t>
      </w:r>
    </w:p>
    <w:p w:rsidR="00930B06" w:rsidRDefault="008A42D8">
      <w:pPr>
        <w:pStyle w:val="23"/>
        <w:numPr>
          <w:ilvl w:val="1"/>
          <w:numId w:val="2"/>
        </w:numPr>
        <w:rPr>
          <w:color w:val="auto"/>
          <w:u w:val="single"/>
        </w:rPr>
      </w:pPr>
      <w:bookmarkStart w:id="92" w:name="_Toc371085555"/>
      <w:r>
        <w:rPr>
          <w:rFonts w:asciiTheme="minorEastAsia" w:eastAsiaTheme="minorEastAsia" w:hAnsiTheme="minorEastAsia" w:hint="eastAsia"/>
          <w:i/>
          <w:lang w:eastAsia="zh-CN"/>
        </w:rPr>
        <w:t>新增机构信息数据校验交易服务</w:t>
      </w:r>
      <w:r>
        <w:rPr>
          <w:rFonts w:eastAsia="宋体" w:hint="eastAsia"/>
          <w:i/>
          <w:lang w:eastAsia="zh-CN"/>
        </w:rPr>
        <w:t xml:space="preserve"> </w:t>
      </w:r>
      <w:bookmarkEnd w:id="92"/>
      <w:r>
        <w:rPr>
          <w:rFonts w:eastAsia="宋体" w:hint="eastAsia"/>
          <w:color w:val="auto"/>
          <w:u w:val="single"/>
          <w:lang w:eastAsia="zh-CN"/>
        </w:rPr>
        <w:t xml:space="preserve"> </w:t>
      </w:r>
    </w:p>
    <w:p w:rsidR="00930B06" w:rsidRDefault="008A42D8">
      <w:pPr>
        <w:pStyle w:val="3"/>
        <w:numPr>
          <w:ilvl w:val="2"/>
          <w:numId w:val="2"/>
        </w:numPr>
      </w:pPr>
      <w:bookmarkStart w:id="93" w:name="_Toc371085556"/>
      <w:r>
        <w:rPr>
          <w:rFonts w:eastAsia="宋体" w:hint="eastAsia"/>
          <w:lang w:eastAsia="zh-CN"/>
        </w:rPr>
        <w:t>描述</w:t>
      </w:r>
      <w:bookmarkEnd w:id="93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9824"/>
      </w:tblGrid>
      <w:tr w:rsidR="00930B06">
        <w:trPr>
          <w:trHeight w:val="438"/>
        </w:trPr>
        <w:tc>
          <w:tcPr>
            <w:tcW w:w="3308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</w:t>
            </w:r>
            <w:r>
              <w:rPr>
                <w:rFonts w:asciiTheme="minorEastAsia" w:eastAsiaTheme="minorEastAsia" w:hAnsiTheme="minorEastAsia" w:cs="Arial"/>
                <w:b/>
                <w:lang w:val="en-US" w:eastAsia="zh-CN"/>
              </w:rPr>
              <w:t>ID</w:t>
            </w:r>
            <w:r>
              <w:rPr>
                <w:rFonts w:asciiTheme="minorEastAsia" w:eastAsiaTheme="minorEastAsia" w:hAnsiTheme="minorEastAsia" w:cs="Arial" w:hint="eastAsia"/>
                <w:b/>
                <w:lang w:val="en-US" w:eastAsia="zh-CN"/>
              </w:rPr>
              <w:t>（必填项）</w:t>
            </w:r>
          </w:p>
        </w:tc>
        <w:tc>
          <w:tcPr>
            <w:tcW w:w="982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</w:rPr>
            </w:pPr>
          </w:p>
        </w:tc>
      </w:tr>
      <w:tr w:rsidR="00930B06">
        <w:trPr>
          <w:trHeight w:val="438"/>
        </w:trPr>
        <w:tc>
          <w:tcPr>
            <w:tcW w:w="3308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服务英文名称（必填项）</w:t>
            </w:r>
          </w:p>
        </w:tc>
        <w:tc>
          <w:tcPr>
            <w:tcW w:w="982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</w:tr>
      <w:tr w:rsidR="00930B06">
        <w:trPr>
          <w:trHeight w:val="438"/>
        </w:trPr>
        <w:tc>
          <w:tcPr>
            <w:tcW w:w="3308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服务中文名称（必填项）</w:t>
            </w:r>
          </w:p>
        </w:tc>
        <w:tc>
          <w:tcPr>
            <w:tcW w:w="982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</w:tr>
      <w:tr w:rsidR="00930B06">
        <w:trPr>
          <w:trHeight w:val="438"/>
        </w:trPr>
        <w:tc>
          <w:tcPr>
            <w:tcW w:w="3308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highlight w:val="yellow"/>
                <w:lang w:eastAsia="zh-CN"/>
              </w:rPr>
              <w:t>服务版本号</w:t>
            </w:r>
          </w:p>
        </w:tc>
        <w:tc>
          <w:tcPr>
            <w:tcW w:w="982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</w:tr>
      <w:tr w:rsidR="00930B06">
        <w:trPr>
          <w:trHeight w:val="438"/>
        </w:trPr>
        <w:tc>
          <w:tcPr>
            <w:tcW w:w="33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描述</w:t>
            </w:r>
          </w:p>
        </w:tc>
        <w:tc>
          <w:tcPr>
            <w:tcW w:w="9824" w:type="dxa"/>
            <w:tcBorders>
              <w:bottom w:val="single" w:sz="4" w:space="0" w:color="auto"/>
            </w:tcBorders>
          </w:tcPr>
          <w:p w:rsidR="00930B06" w:rsidRDefault="00930B06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</w:tr>
      <w:tr w:rsidR="00930B06">
        <w:trPr>
          <w:trHeight w:val="591"/>
        </w:trPr>
        <w:tc>
          <w:tcPr>
            <w:tcW w:w="3308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实施注意事项</w:t>
            </w:r>
          </w:p>
        </w:tc>
        <w:tc>
          <w:tcPr>
            <w:tcW w:w="9824" w:type="dxa"/>
          </w:tcPr>
          <w:p w:rsidR="00930B06" w:rsidRDefault="00930B06">
            <w:pPr>
              <w:rPr>
                <w:rFonts w:asciiTheme="minorEastAsia" w:eastAsiaTheme="minorEastAsia" w:hAnsiTheme="minorEastAsia" w:cs="Arial"/>
                <w:lang w:eastAsia="zh-CN"/>
              </w:rPr>
            </w:pPr>
          </w:p>
        </w:tc>
      </w:tr>
    </w:tbl>
    <w:p w:rsidR="00930B06" w:rsidRDefault="008A42D8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lang w:val="en-US" w:eastAsia="zh-CN"/>
        </w:rPr>
        <w:t>交易服务接口的服务</w:t>
      </w:r>
      <w:r>
        <w:rPr>
          <w:rFonts w:eastAsiaTheme="minorEastAsia" w:hint="eastAsia"/>
          <w:lang w:val="en-US" w:eastAsia="zh-CN"/>
        </w:rPr>
        <w:t>ID</w:t>
      </w:r>
      <w:r>
        <w:rPr>
          <w:rFonts w:eastAsiaTheme="minorEastAsia" w:hint="eastAsia"/>
          <w:lang w:val="en-US" w:eastAsia="zh-CN"/>
        </w:rPr>
        <w:t>编码规则需参照《技术代码编码及命名规范》</w:t>
      </w:r>
      <w:r>
        <w:rPr>
          <w:rFonts w:eastAsiaTheme="minorEastAsia" w:hint="eastAsia"/>
          <w:lang w:val="en-US" w:eastAsia="zh-CN"/>
        </w:rPr>
        <w:t>5.2</w:t>
      </w:r>
      <w:r>
        <w:rPr>
          <w:rFonts w:eastAsiaTheme="minorEastAsia" w:hint="eastAsia"/>
          <w:lang w:val="en-US" w:eastAsia="zh-CN"/>
        </w:rPr>
        <w:t>节。</w:t>
      </w:r>
    </w:p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eastAsia="zh-CN"/>
        </w:rPr>
      </w:pPr>
      <w:bookmarkStart w:id="94" w:name="_Toc371085557"/>
      <w:r>
        <w:rPr>
          <w:rFonts w:eastAsiaTheme="minorEastAsia" w:hint="eastAsia"/>
          <w:lang w:val="en-US" w:eastAsia="zh-CN"/>
        </w:rPr>
        <w:t>接口要素</w:t>
      </w:r>
      <w:bookmarkEnd w:id="94"/>
    </w:p>
    <w:p w:rsidR="00930B06" w:rsidRDefault="008A42D8">
      <w:pPr>
        <w:pStyle w:val="4"/>
        <w:numPr>
          <w:ilvl w:val="3"/>
          <w:numId w:val="2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输入要素</w:t>
      </w: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rPr>
          <w:rFonts w:eastAsiaTheme="minorEastAsia"/>
          <w:i/>
          <w:color w:val="4F81BD" w:themeColor="accent1"/>
          <w:sz w:val="21"/>
          <w:lang w:eastAsia="zh-CN"/>
        </w:rPr>
      </w:pPr>
      <w:r>
        <w:rPr>
          <w:rFonts w:eastAsiaTheme="minorEastAsia" w:hint="eastAsia"/>
          <w:i/>
          <w:color w:val="4F81BD" w:themeColor="accent1"/>
          <w:sz w:val="21"/>
          <w:lang w:eastAsia="zh-CN"/>
        </w:rPr>
        <w:t>｛如果交易服务是由屏幕操作事件驱动，则交易服务接口的输入要素数据项名称，是通过屏幕要素名称引用的数据字典数据项</w:t>
      </w:r>
      <w:r>
        <w:rPr>
          <w:rFonts w:eastAsiaTheme="minorEastAsia" w:hint="eastAsia"/>
          <w:i/>
          <w:color w:val="4F81BD" w:themeColor="accent1"/>
          <w:sz w:val="21"/>
          <w:lang w:eastAsia="zh-CN"/>
        </w:rPr>
        <w:t>ID</w:t>
      </w:r>
      <w:r>
        <w:rPr>
          <w:rFonts w:eastAsiaTheme="minorEastAsia" w:hint="eastAsia"/>
          <w:i/>
          <w:color w:val="4F81BD" w:themeColor="accent1"/>
          <w:sz w:val="21"/>
          <w:lang w:eastAsia="zh-CN"/>
        </w:rPr>
        <w:t>进行匹配的。｝</w:t>
      </w:r>
    </w:p>
    <w:p w:rsidR="00930B06" w:rsidRDefault="00930B06">
      <w:pPr>
        <w:rPr>
          <w:rFonts w:eastAsiaTheme="minorEastAsia"/>
          <w:i/>
          <w:color w:val="4F81BD" w:themeColor="accent1"/>
          <w:sz w:val="21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701"/>
        <w:gridCol w:w="1843"/>
        <w:gridCol w:w="2126"/>
        <w:gridCol w:w="1843"/>
        <w:gridCol w:w="2693"/>
      </w:tblGrid>
      <w:tr w:rsidR="00930B06">
        <w:trPr>
          <w:trHeight w:val="667"/>
          <w:tblHeader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层级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数据项名称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是否必输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引用的数据字典数据项ID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OCCURS</w:t>
            </w:r>
          </w:p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(出现次数)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实施注意事项</w:t>
            </w:r>
          </w:p>
        </w:tc>
      </w:tr>
      <w:tr w:rsidR="00930B06">
        <w:trPr>
          <w:trHeight w:val="133"/>
        </w:trPr>
        <w:tc>
          <w:tcPr>
            <w:tcW w:w="20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说明：数据结构的层级（如果数据项不含结构体，可选填）</w:t>
            </w:r>
          </w:p>
        </w:tc>
        <w:tc>
          <w:tcPr>
            <w:tcW w:w="1701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说明：数据项的名称</w:t>
            </w: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说明：该接口要素是否必输，如果必输则填写“Y”</w:t>
            </w:r>
          </w:p>
        </w:tc>
        <w:tc>
          <w:tcPr>
            <w:tcW w:w="212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说明：如果数据项在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企业级数据字典中存在，则填写其</w:t>
            </w:r>
            <w: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  <w:t>ID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说明：数据项的出现次数（如数据项不是数组，则选填）</w:t>
            </w:r>
          </w:p>
        </w:tc>
        <w:tc>
          <w:tcPr>
            <w:tcW w:w="26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  <w:tc>
          <w:tcPr>
            <w:tcW w:w="2126" w:type="dxa"/>
            <w:shd w:val="clear" w:color="auto" w:fill="auto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69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1701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126" w:type="dxa"/>
            <w:shd w:val="clear" w:color="auto" w:fill="auto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69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</w:tbl>
    <w:p w:rsidR="00930B06" w:rsidRDefault="00930B06">
      <w:pPr>
        <w:pStyle w:val="af2"/>
        <w:rPr>
          <w:rFonts w:eastAsiaTheme="minorEastAsia"/>
          <w:lang w:eastAsia="zh-CN"/>
        </w:rPr>
      </w:pPr>
    </w:p>
    <w:p w:rsidR="00930B06" w:rsidRDefault="008A42D8">
      <w:pPr>
        <w:pStyle w:val="4"/>
        <w:numPr>
          <w:ilvl w:val="3"/>
          <w:numId w:val="2"/>
        </w:numPr>
      </w:pPr>
      <w:r>
        <w:rPr>
          <w:rFonts w:eastAsia="宋体" w:hint="eastAsia"/>
          <w:lang w:eastAsia="zh-CN"/>
        </w:rPr>
        <w:t>输出要素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410"/>
        <w:gridCol w:w="2268"/>
        <w:gridCol w:w="2409"/>
        <w:gridCol w:w="3125"/>
      </w:tblGrid>
      <w:tr w:rsidR="00930B06">
        <w:trPr>
          <w:trHeight w:val="197"/>
          <w:tblHeader/>
        </w:trPr>
        <w:tc>
          <w:tcPr>
            <w:tcW w:w="209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层级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数据项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引用的数据字典数据项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OCCURS(出现次数)</w:t>
            </w:r>
          </w:p>
        </w:tc>
        <w:tc>
          <w:tcPr>
            <w:tcW w:w="312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实施注意事项</w:t>
            </w:r>
          </w:p>
        </w:tc>
      </w:tr>
      <w:tr w:rsidR="00930B06">
        <w:trPr>
          <w:trHeight w:val="133"/>
        </w:trPr>
        <w:tc>
          <w:tcPr>
            <w:tcW w:w="209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说明：数据结构的层级（如果数据项不含结构体，可选填）</w:t>
            </w:r>
          </w:p>
        </w:tc>
        <w:tc>
          <w:tcPr>
            <w:tcW w:w="2410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说明：数据项的名称</w:t>
            </w:r>
          </w:p>
        </w:tc>
        <w:tc>
          <w:tcPr>
            <w:tcW w:w="226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说明：如果数据项在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企业级数据字典中存在，则填写其</w:t>
            </w:r>
            <w: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  <w:t xml:space="preserve">ID </w:t>
            </w:r>
          </w:p>
        </w:tc>
        <w:tc>
          <w:tcPr>
            <w:tcW w:w="2409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val="en-US" w:eastAsia="zh-CN"/>
              </w:rPr>
              <w:t>说明：数据项的出现次数（如数据项不是数组，则选填）</w:t>
            </w:r>
          </w:p>
        </w:tc>
        <w:tc>
          <w:tcPr>
            <w:tcW w:w="3125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说明：对实现时其他需要注意事项的补充说明</w:t>
            </w: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2410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409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3125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</w:tr>
      <w:tr w:rsidR="00930B06">
        <w:trPr>
          <w:trHeight w:val="133"/>
        </w:trPr>
        <w:tc>
          <w:tcPr>
            <w:tcW w:w="209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</w:rPr>
            </w:pPr>
          </w:p>
        </w:tc>
        <w:tc>
          <w:tcPr>
            <w:tcW w:w="2410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409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3125" w:type="dxa"/>
            <w:vAlign w:val="center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</w:tr>
    </w:tbl>
    <w:p w:rsidR="00930B06" w:rsidRDefault="00930B06">
      <w:pPr>
        <w:rPr>
          <w:rFonts w:eastAsiaTheme="minorEastAsia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val="en-US" w:eastAsia="zh-CN"/>
        </w:rPr>
      </w:pPr>
      <w:bookmarkStart w:id="95" w:name="_Toc371085560"/>
      <w:r>
        <w:rPr>
          <w:rFonts w:eastAsiaTheme="minorEastAsia" w:hint="eastAsia"/>
          <w:lang w:val="en-US" w:eastAsia="zh-CN"/>
        </w:rPr>
        <w:t>调用流</w:t>
      </w:r>
      <w:bookmarkEnd w:id="95"/>
    </w:p>
    <w:p w:rsidR="00930B06" w:rsidRDefault="008A42D8">
      <w:pPr>
        <w:rPr>
          <w:rFonts w:eastAsiaTheme="minorEastAsia"/>
          <w:i/>
          <w:color w:val="548DD4" w:themeColor="text2" w:themeTint="99"/>
          <w:lang w:val="en-US" w:eastAsia="zh-CN"/>
        </w:rPr>
      </w:pPr>
      <w:r>
        <w:rPr>
          <w:rFonts w:eastAsiaTheme="minorEastAsia"/>
          <w:i/>
          <w:color w:val="548DD4" w:themeColor="text2" w:themeTint="99"/>
          <w:lang w:val="en-US" w:eastAsia="zh-CN"/>
        </w:rPr>
        <w:t>{</w:t>
      </w:r>
      <w:r>
        <w:rPr>
          <w:rFonts w:eastAsiaTheme="minorEastAsia" w:hint="eastAsia"/>
          <w:i/>
          <w:color w:val="548DD4" w:themeColor="text2" w:themeTint="99"/>
          <w:lang w:val="en-US" w:eastAsia="zh-CN"/>
        </w:rPr>
        <w:t>按照总体流程图，填写在本交易服务所需要调用的联机服务、原有系统服务、外部系统服务、本地构件</w:t>
      </w:r>
      <w:r>
        <w:rPr>
          <w:rFonts w:eastAsiaTheme="minorEastAsia"/>
          <w:i/>
          <w:color w:val="548DD4" w:themeColor="text2" w:themeTint="99"/>
          <w:lang w:val="en-US" w:eastAsia="zh-CN"/>
        </w:rPr>
        <w:t>}</w:t>
      </w:r>
    </w:p>
    <w:tbl>
      <w:tblPr>
        <w:tblW w:w="12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843"/>
        <w:gridCol w:w="1559"/>
        <w:gridCol w:w="2126"/>
        <w:gridCol w:w="1560"/>
        <w:gridCol w:w="1984"/>
        <w:gridCol w:w="1843"/>
      </w:tblGrid>
      <w:tr w:rsidR="00930B06">
        <w:trPr>
          <w:trHeight w:val="77"/>
          <w:tblHeader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调用顺序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调用服务类型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highlight w:val="yellow"/>
                <w:lang w:eastAsia="zh-CN"/>
              </w:rPr>
              <w:t>调用服务ID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调用服务名称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highlight w:val="yellow"/>
                <w:lang w:eastAsia="zh-CN"/>
              </w:rPr>
              <w:t>版本号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服务提供方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备注</w:t>
            </w:r>
          </w:p>
        </w:tc>
      </w:tr>
      <w:tr w:rsidR="00930B06">
        <w:trPr>
          <w:trHeight w:val="133"/>
        </w:trPr>
        <w:tc>
          <w:tcPr>
            <w:tcW w:w="13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说明：调用的顺序号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联机服务/原有系统服务/外部系统服务/本地构件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（必填项）</w:t>
            </w:r>
          </w:p>
        </w:tc>
        <w:tc>
          <w:tcPr>
            <w:tcW w:w="1559" w:type="dxa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说明：联机服务、原有系统服务、外部系统服务或本地构件的ID（必填项）</w:t>
            </w:r>
          </w:p>
        </w:tc>
        <w:tc>
          <w:tcPr>
            <w:tcW w:w="2126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说明：联机服务、原有系统服务、外部系统服务或本地构件的名称（必填项）</w:t>
            </w:r>
          </w:p>
        </w:tc>
        <w:tc>
          <w:tcPr>
            <w:tcW w:w="1560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说明：所调用对象的版本信息</w:t>
            </w:r>
          </w:p>
        </w:tc>
        <w:tc>
          <w:tcPr>
            <w:tcW w:w="1984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说明：此服务的提供方，属于哪个应用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组件、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哪个平台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或哪个原有系统、外部系统</w:t>
            </w:r>
          </w:p>
        </w:tc>
        <w:tc>
          <w:tcPr>
            <w:tcW w:w="1843" w:type="dxa"/>
            <w:shd w:val="clear" w:color="auto" w:fill="auto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说明：其他需要注意的事项的补充说明</w:t>
            </w:r>
          </w:p>
        </w:tc>
      </w:tr>
      <w:tr w:rsidR="00930B06">
        <w:trPr>
          <w:trHeight w:val="133"/>
        </w:trPr>
        <w:tc>
          <w:tcPr>
            <w:tcW w:w="1384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1</w:t>
            </w:r>
          </w:p>
        </w:tc>
        <w:tc>
          <w:tcPr>
            <w:tcW w:w="1843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联机服务</w:t>
            </w:r>
          </w:p>
        </w:tc>
        <w:tc>
          <w:tcPr>
            <w:tcW w:w="1559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A0651T002</w:t>
            </w:r>
          </w:p>
        </w:tc>
        <w:tc>
          <w:tcPr>
            <w:tcW w:w="2126" w:type="dxa"/>
          </w:tcPr>
          <w:p w:rsidR="00930B06" w:rsidRDefault="008A42D8">
            <w:pPr>
              <w:rPr>
                <w:rFonts w:asciiTheme="minorEastAsia" w:eastAsiaTheme="minorEastAsia" w:hAnsiTheme="minorEastAsia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lang w:eastAsia="zh-CN"/>
              </w:rPr>
              <w:t>新增机构信息数据校验联机服务</w:t>
            </w:r>
          </w:p>
        </w:tc>
        <w:tc>
          <w:tcPr>
            <w:tcW w:w="1560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  <w:lang w:eastAsia="zh-CN"/>
              </w:rPr>
              <w:t>V1.0</w:t>
            </w:r>
          </w:p>
        </w:tc>
        <w:tc>
          <w:tcPr>
            <w:tcW w:w="1984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</w:rPr>
            </w:pPr>
            <w:r>
              <w:rPr>
                <w:rFonts w:asciiTheme="minorEastAsia" w:eastAsiaTheme="minorEastAsia" w:hAnsiTheme="minorEastAsia" w:cs="Arial" w:hint="eastAsia"/>
                <w:lang w:eastAsia="zh-CN"/>
              </w:rPr>
              <w:t>机构管理</w:t>
            </w: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1384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560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1984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1384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843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559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126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560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1984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1843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</w:tbl>
    <w:p w:rsidR="00930B06" w:rsidRDefault="00930B06">
      <w:pPr>
        <w:rPr>
          <w:rFonts w:eastAsiaTheme="minorEastAsia"/>
          <w:i/>
          <w:color w:val="548DD4" w:themeColor="text2" w:themeTint="99"/>
          <w:lang w:val="en-US" w:eastAsia="zh-CN"/>
        </w:rPr>
      </w:pPr>
    </w:p>
    <w:p w:rsidR="00930B06" w:rsidRDefault="00930B06">
      <w:pPr>
        <w:rPr>
          <w:rFonts w:eastAsiaTheme="minorEastAsia"/>
          <w:highlight w:val="yellow"/>
          <w:lang w:val="en-US" w:eastAsia="zh-CN"/>
        </w:rPr>
      </w:pPr>
    </w:p>
    <w:p w:rsidR="00930B06" w:rsidRDefault="00930B06">
      <w:pPr>
        <w:rPr>
          <w:rFonts w:eastAsiaTheme="minorEastAsia"/>
          <w:highlight w:val="yellow"/>
          <w:lang w:val="en-US"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bookmarkStart w:id="96" w:name="_Toc371085561"/>
      <w:r>
        <w:rPr>
          <w:rFonts w:eastAsiaTheme="minorEastAsia" w:hint="eastAsia"/>
          <w:highlight w:val="yellow"/>
          <w:lang w:val="en-US" w:eastAsia="zh-CN"/>
        </w:rPr>
        <w:t>出错输出信息</w:t>
      </w:r>
      <w:bookmarkEnd w:id="96"/>
    </w:p>
    <w:tbl>
      <w:tblPr>
        <w:tblW w:w="12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973"/>
        <w:gridCol w:w="2467"/>
        <w:gridCol w:w="1480"/>
        <w:gridCol w:w="2380"/>
        <w:gridCol w:w="2640"/>
      </w:tblGrid>
      <w:tr w:rsidR="00930B06">
        <w:trPr>
          <w:trHeight w:val="355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系统用例ID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服务ID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错误码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错误描述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出错原因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93" w:type="dxa"/>
              <w:bottom w:w="0" w:type="dxa"/>
              <w:right w:w="93" w:type="dxa"/>
            </w:tcMar>
            <w:vAlign w:val="center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后续处理指引</w:t>
            </w:r>
          </w:p>
        </w:tc>
      </w:tr>
      <w:tr w:rsidR="00930B06">
        <w:trPr>
          <w:trHeight w:val="683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说明：填写系统用例ID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说明：，填写交易服务ID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说明：根据《技术代码编码规范》填写错误码。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说明: 描述错误信息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说明：填写可能的出错原因。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说明：填写错误后续处理指引。</w:t>
            </w:r>
          </w:p>
        </w:tc>
      </w:tr>
      <w:tr w:rsidR="00930B06">
        <w:trPr>
          <w:trHeight w:val="573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Theme="minorEastAsia" w:eastAsiaTheme="minorEastAsia" w:hAnsiTheme="minorEastAsia" w:cs="Arial"/>
                <w:lang w:eastAsia="zh-CN"/>
              </w:rPr>
              <w:t>SUC-n27.001.010.020-000</w:t>
            </w:r>
            <w:r>
              <w:rPr>
                <w:rFonts w:asciiTheme="minorEastAsia" w:eastAsiaTheme="minorEastAsia" w:hAnsiTheme="minorEastAsia" w:cs="Arial" w:hint="eastAsia"/>
                <w:lang w:eastAsia="zh-CN"/>
              </w:rPr>
              <w:t>1</w:t>
            </w:r>
          </w:p>
        </w:tc>
        <w:tc>
          <w:tcPr>
            <w:tcW w:w="19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lang w:eastAsia="zh-CN"/>
              </w:rPr>
              <w:t>SUC-n27.001.010.020-0001-TX0012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="宋体" w:hAnsi="宋体" w:cs="Arial" w:hint="eastAsia"/>
                <w:b/>
                <w:bCs/>
                <w:color w:val="000000" w:themeColor="text1"/>
                <w:kern w:val="24"/>
                <w:sz w:val="22"/>
                <w:szCs w:val="22"/>
                <w:lang w:eastAsia="zh-CN"/>
              </w:rPr>
              <w:t> </w:t>
            </w:r>
            <w:r>
              <w:rPr>
                <w:rFonts w:asciiTheme="minorEastAsia" w:eastAsiaTheme="minorEastAsia" w:hAnsiTheme="minorEastAsia" w:hint="eastAsia"/>
                <w:sz w:val="22"/>
                <w:lang w:eastAsia="zh-CN"/>
              </w:rPr>
              <w:t>YCEA0651T002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="宋体" w:hAnsi="宋体" w:cs="Arial" w:hint="eastAsia"/>
                <w:b/>
                <w:bCs/>
                <w:color w:val="000000" w:themeColor="text1"/>
                <w:kern w:val="24"/>
                <w:sz w:val="22"/>
                <w:szCs w:val="22"/>
                <w:lang w:eastAsia="zh-CN"/>
              </w:rPr>
              <w:t> </w:t>
            </w:r>
            <w:r>
              <w:rPr>
                <w:rFonts w:asciiTheme="minorEastAsia" w:eastAsiaTheme="minorEastAsia" w:hAnsiTheme="minorEastAsia" w:hint="eastAsia"/>
                <w:sz w:val="22"/>
                <w:lang w:eastAsia="zh-CN"/>
              </w:rPr>
              <w:t>新增机构上级行政管理机构编号为空</w:t>
            </w:r>
          </w:p>
        </w:tc>
        <w:tc>
          <w:tcPr>
            <w:tcW w:w="2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="宋体" w:hAnsi="宋体" w:cs="Arial" w:hint="eastAsia"/>
                <w:b/>
                <w:bCs/>
                <w:color w:val="000000" w:themeColor="text1"/>
                <w:kern w:val="24"/>
                <w:sz w:val="22"/>
                <w:szCs w:val="22"/>
                <w:lang w:eastAsia="zh-CN"/>
              </w:rPr>
              <w:t> 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color w:val="000000" w:themeColor="text1"/>
                <w:kern w:val="24"/>
                <w:sz w:val="22"/>
                <w:szCs w:val="22"/>
                <w:lang w:eastAsia="zh-CN"/>
              </w:rPr>
              <w:t>上级行政机构编号未填写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93" w:type="dxa"/>
              <w:bottom w:w="0" w:type="dxa"/>
              <w:right w:w="93" w:type="dxa"/>
            </w:tcMar>
          </w:tcPr>
          <w:p w:rsidR="00930B06" w:rsidRDefault="008A42D8">
            <w:pPr>
              <w:rPr>
                <w:rFonts w:eastAsia="Times New Roman" w:cs="Arial"/>
                <w:sz w:val="36"/>
                <w:szCs w:val="36"/>
                <w:lang w:val="en-US" w:eastAsia="zh-CN"/>
              </w:rPr>
            </w:pPr>
            <w:r>
              <w:rPr>
                <w:rFonts w:asciiTheme="minorEastAsia" w:eastAsiaTheme="minorEastAsia" w:hAnsiTheme="minorEastAsia" w:hint="eastAsia"/>
                <w:sz w:val="22"/>
                <w:lang w:eastAsia="zh-CN"/>
              </w:rPr>
              <w:t>请填写上级行政管理机构编号</w:t>
            </w:r>
          </w:p>
        </w:tc>
      </w:tr>
    </w:tbl>
    <w:p w:rsidR="00930B06" w:rsidRDefault="00930B06">
      <w:pPr>
        <w:rPr>
          <w:rFonts w:asciiTheme="minorEastAsia" w:eastAsiaTheme="minorEastAsia" w:hAnsiTheme="minorEastAsia"/>
          <w:lang w:eastAsia="zh-CN"/>
        </w:rPr>
      </w:pPr>
    </w:p>
    <w:p w:rsidR="00930B06" w:rsidRDefault="00930B06">
      <w:pPr>
        <w:rPr>
          <w:rFonts w:asciiTheme="minorEastAsia" w:eastAsiaTheme="minorEastAsia" w:hAnsiTheme="minorEastAsia"/>
          <w:lang w:eastAsia="zh-CN"/>
        </w:rPr>
      </w:pPr>
    </w:p>
    <w:p w:rsidR="00930B06" w:rsidRDefault="00930B06">
      <w:pPr>
        <w:rPr>
          <w:rFonts w:asciiTheme="minorEastAsia" w:eastAsiaTheme="minorEastAsia" w:hAnsi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lang w:eastAsia="zh-CN"/>
        </w:rPr>
      </w:pPr>
      <w:bookmarkStart w:id="97" w:name="_Toc371085562"/>
      <w:r>
        <w:rPr>
          <w:rFonts w:asciiTheme="minorEastAsia" w:eastAsiaTheme="minorEastAsia" w:hAnsiTheme="minorEastAsia" w:hint="eastAsia"/>
          <w:i/>
          <w:lang w:eastAsia="zh-CN"/>
        </w:rPr>
        <w:t>机构名称查询交易服务</w:t>
      </w:r>
      <w:bookmarkEnd w:id="97"/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r>
        <w:rPr>
          <w:rFonts w:eastAsiaTheme="minorEastAsia" w:hint="eastAsia"/>
          <w:highlight w:val="yellow"/>
          <w:lang w:val="en-US" w:eastAsia="zh-CN"/>
        </w:rPr>
        <w:t>出错输出信息</w:t>
      </w: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lang w:eastAsia="zh-CN"/>
        </w:rPr>
      </w:pPr>
      <w:r>
        <w:rPr>
          <w:rFonts w:hint="eastAsia"/>
          <w:i/>
          <w:iCs/>
        </w:rPr>
        <w:t>用户电话查询</w:t>
      </w:r>
      <w:r>
        <w:rPr>
          <w:rFonts w:asciiTheme="minorEastAsia" w:eastAsiaTheme="minorEastAsia" w:hAnsiTheme="minorEastAsia" w:hint="eastAsia"/>
          <w:i/>
          <w:lang w:eastAsia="zh-CN"/>
        </w:rPr>
        <w:t>交易服务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r>
        <w:rPr>
          <w:rFonts w:eastAsiaTheme="minorEastAsia" w:hint="eastAsia"/>
          <w:highlight w:val="yellow"/>
          <w:lang w:val="en-US" w:eastAsia="zh-CN"/>
        </w:rPr>
        <w:t>出错输出信息</w:t>
      </w: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lang w:eastAsia="zh-CN"/>
        </w:rPr>
      </w:pPr>
      <w:r>
        <w:rPr>
          <w:rFonts w:asciiTheme="minorEastAsia" w:eastAsiaTheme="minorEastAsia" w:hAnsiTheme="minorEastAsia" w:hint="eastAsia"/>
          <w:i/>
          <w:iCs/>
          <w:lang w:val="en-US" w:eastAsia="zh-CN"/>
        </w:rPr>
        <w:t>目标任务待办人员查询交易服务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r>
        <w:rPr>
          <w:rFonts w:eastAsiaTheme="minorEastAsia" w:hint="eastAsia"/>
          <w:highlight w:val="yellow"/>
          <w:lang w:val="en-US" w:eastAsia="zh-CN"/>
        </w:rPr>
        <w:t>出错输出信息</w:t>
      </w: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lang w:eastAsia="zh-CN"/>
        </w:rPr>
      </w:pPr>
      <w:r>
        <w:rPr>
          <w:rFonts w:asciiTheme="minorEastAsia" w:eastAsiaTheme="minorEastAsia" w:hAnsiTheme="minorEastAsia" w:hint="eastAsia"/>
          <w:i/>
          <w:lang w:eastAsia="zh-CN"/>
        </w:rPr>
        <w:t>查看附件交易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r>
        <w:rPr>
          <w:rFonts w:eastAsiaTheme="minorEastAsia" w:hint="eastAsia"/>
          <w:highlight w:val="yellow"/>
          <w:lang w:val="en-US" w:eastAsia="zh-CN"/>
        </w:rPr>
        <w:t>出错输出信息</w:t>
      </w:r>
    </w:p>
    <w:p w:rsidR="00930B06" w:rsidRDefault="008A42D8">
      <w:pPr>
        <w:pStyle w:val="23"/>
        <w:numPr>
          <w:ilvl w:val="1"/>
          <w:numId w:val="2"/>
        </w:numPr>
        <w:rPr>
          <w:rFonts w:eastAsia="宋体"/>
          <w:color w:val="auto"/>
          <w:lang w:eastAsia="zh-CN"/>
        </w:rPr>
      </w:pPr>
      <w:r>
        <w:rPr>
          <w:rFonts w:asciiTheme="minorEastAsia" w:eastAsiaTheme="minorEastAsia" w:hAnsiTheme="minorEastAsia" w:hint="eastAsia"/>
          <w:i/>
          <w:lang w:eastAsia="zh-CN"/>
        </w:rPr>
        <w:t>上传附件交易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r>
        <w:rPr>
          <w:rFonts w:eastAsiaTheme="minorEastAsia" w:hint="eastAsia"/>
          <w:highlight w:val="yellow"/>
          <w:lang w:val="en-US" w:eastAsia="zh-CN"/>
        </w:rPr>
        <w:t>出错输出信息</w:t>
      </w:r>
    </w:p>
    <w:p w:rsidR="00930B06" w:rsidRDefault="008A42D8">
      <w:pPr>
        <w:rPr>
          <w:rFonts w:eastAsia="宋体"/>
          <w:sz w:val="24"/>
          <w:szCs w:val="24"/>
          <w:lang w:val="en-US" w:eastAsia="zh-CN"/>
        </w:rPr>
      </w:pPr>
      <w:r>
        <w:rPr>
          <w:rFonts w:eastAsia="宋体"/>
          <w:sz w:val="24"/>
          <w:szCs w:val="24"/>
          <w:lang w:val="en-US" w:eastAsia="zh-CN"/>
        </w:rPr>
        <w:t>……</w:t>
      </w:r>
    </w:p>
    <w:p w:rsidR="00930B06" w:rsidRDefault="008A42D8">
      <w:pPr>
        <w:pStyle w:val="1"/>
        <w:numPr>
          <w:ilvl w:val="0"/>
          <w:numId w:val="2"/>
        </w:numPr>
        <w:rPr>
          <w:rFonts w:eastAsia="宋体"/>
          <w:color w:val="auto"/>
          <w:lang w:eastAsia="zh-CN"/>
        </w:rPr>
      </w:pPr>
      <w:bookmarkStart w:id="98" w:name="_Toc371085563"/>
      <w:r>
        <w:rPr>
          <w:rFonts w:eastAsia="宋体" w:hint="eastAsia"/>
          <w:color w:val="auto"/>
          <w:lang w:eastAsia="zh-CN"/>
        </w:rPr>
        <w:lastRenderedPageBreak/>
        <w:t>批处理</w:t>
      </w:r>
      <w:bookmarkEnd w:id="98"/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eastAsia="zh-CN"/>
        </w:rPr>
      </w:pPr>
      <w:bookmarkStart w:id="99" w:name="_Toc371085564"/>
      <w:r>
        <w:rPr>
          <w:rFonts w:eastAsiaTheme="minorEastAsia"/>
          <w:color w:val="auto"/>
          <w:u w:val="single"/>
          <w:lang w:val="en-US" w:eastAsia="zh-CN"/>
        </w:rPr>
        <w:t>XX</w:t>
      </w:r>
      <w:r>
        <w:rPr>
          <w:rFonts w:eastAsiaTheme="minorEastAsia"/>
          <w:i/>
          <w:color w:val="8DB3E2" w:themeColor="text2" w:themeTint="66"/>
          <w:u w:val="single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u w:val="single"/>
          <w:lang w:val="en-US" w:eastAsia="zh-CN"/>
        </w:rPr>
        <w:t>填写批处理名称</w:t>
      </w:r>
      <w:r>
        <w:rPr>
          <w:rFonts w:eastAsiaTheme="minorEastAsia"/>
          <w:i/>
          <w:color w:val="8DB3E2" w:themeColor="text2" w:themeTint="66"/>
          <w:u w:val="single"/>
          <w:lang w:val="en-US" w:eastAsia="zh-CN"/>
        </w:rPr>
        <w:t>}</w:t>
      </w:r>
      <w:r>
        <w:rPr>
          <w:rFonts w:eastAsiaTheme="minorEastAsia" w:hint="eastAsia"/>
          <w:color w:val="auto"/>
          <w:lang w:val="en-US" w:eastAsia="zh-CN"/>
        </w:rPr>
        <w:t>批处理</w:t>
      </w:r>
      <w:bookmarkEnd w:id="99"/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eastAsia="zh-CN"/>
        </w:rPr>
      </w:pPr>
      <w:bookmarkStart w:id="100" w:name="_Toc371085565"/>
      <w:r>
        <w:rPr>
          <w:rFonts w:eastAsiaTheme="minorEastAsia" w:hint="eastAsia"/>
          <w:lang w:eastAsia="zh-CN"/>
        </w:rPr>
        <w:t>总体描述</w:t>
      </w:r>
      <w:bookmarkEnd w:id="100"/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1005"/>
      </w:tblGrid>
      <w:tr w:rsidR="00930B06">
        <w:trPr>
          <w:trHeight w:val="438"/>
        </w:trPr>
        <w:tc>
          <w:tcPr>
            <w:tcW w:w="2127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val="en-US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批处理</w:t>
            </w:r>
            <w:r>
              <w:rPr>
                <w:rFonts w:asciiTheme="minorEastAsia" w:eastAsiaTheme="minorEastAsia" w:hAnsiTheme="minorEastAsia" w:cs="Arial"/>
                <w:b/>
                <w:lang w:val="en-US" w:eastAsia="zh-CN"/>
              </w:rPr>
              <w:t>ID</w:t>
            </w:r>
          </w:p>
        </w:tc>
        <w:tc>
          <w:tcPr>
            <w:tcW w:w="11005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</w:rPr>
            </w:pP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{</w:t>
            </w:r>
            <w:r>
              <w:rPr>
                <w:rFonts w:asciiTheme="minorHAnsi" w:eastAsia="楷体_GB2312" w:hAnsiTheme="minorHAnsi" w:hint="eastAsia"/>
                <w:bCs/>
                <w:i/>
                <w:color w:val="548DD4" w:themeColor="text2" w:themeTint="99"/>
                <w:szCs w:val="21"/>
                <w:lang w:eastAsia="zh-CN"/>
              </w:rPr>
              <w:t>按照命名规范，填写应用批处理的</w:t>
            </w:r>
            <w:r>
              <w:rPr>
                <w:rFonts w:asciiTheme="minorHAnsi" w:eastAsia="楷体_GB2312" w:hAnsiTheme="minorHAnsi" w:hint="eastAsia"/>
                <w:bCs/>
                <w:i/>
                <w:color w:val="548DD4" w:themeColor="text2" w:themeTint="99"/>
                <w:szCs w:val="21"/>
                <w:lang w:eastAsia="zh-CN"/>
              </w:rPr>
              <w:t>ID</w:t>
            </w: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}</w:t>
            </w:r>
          </w:p>
        </w:tc>
      </w:tr>
      <w:tr w:rsidR="00930B06">
        <w:trPr>
          <w:trHeight w:val="438"/>
        </w:trPr>
        <w:tc>
          <w:tcPr>
            <w:tcW w:w="2127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批处理英文名称</w:t>
            </w:r>
          </w:p>
        </w:tc>
        <w:tc>
          <w:tcPr>
            <w:tcW w:w="11005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{</w:t>
            </w:r>
            <w:r>
              <w:rPr>
                <w:rFonts w:asciiTheme="minorHAnsi" w:eastAsia="楷体_GB2312" w:hAnsiTheme="minorHAnsi" w:hint="eastAsia"/>
                <w:bCs/>
                <w:i/>
                <w:color w:val="548DD4" w:themeColor="text2" w:themeTint="99"/>
                <w:szCs w:val="21"/>
                <w:lang w:eastAsia="zh-CN"/>
              </w:rPr>
              <w:t>按照命名规范，填写应用批处理的英文名称</w:t>
            </w: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}</w:t>
            </w:r>
          </w:p>
        </w:tc>
      </w:tr>
      <w:tr w:rsidR="00930B06">
        <w:trPr>
          <w:trHeight w:val="438"/>
        </w:trPr>
        <w:tc>
          <w:tcPr>
            <w:tcW w:w="2127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批处理中文名称</w:t>
            </w:r>
          </w:p>
        </w:tc>
        <w:tc>
          <w:tcPr>
            <w:tcW w:w="11005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i/>
                <w:lang w:eastAsia="zh-CN"/>
              </w:rPr>
            </w:pP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{</w:t>
            </w:r>
            <w:r>
              <w:rPr>
                <w:rFonts w:asciiTheme="minorHAnsi" w:eastAsia="楷体_GB2312" w:hAnsiTheme="minorHAnsi" w:hint="eastAsia"/>
                <w:bCs/>
                <w:i/>
                <w:color w:val="548DD4" w:themeColor="text2" w:themeTint="99"/>
                <w:szCs w:val="21"/>
                <w:lang w:eastAsia="zh-CN"/>
              </w:rPr>
              <w:t>填写应用批处理的中文名称</w:t>
            </w: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Cs w:val="21"/>
              </w:rPr>
              <w:t>}</w:t>
            </w:r>
          </w:p>
        </w:tc>
      </w:tr>
      <w:tr w:rsidR="00930B06">
        <w:trPr>
          <w:trHeight w:val="1766"/>
        </w:trPr>
        <w:tc>
          <w:tcPr>
            <w:tcW w:w="2127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功能描述</w:t>
            </w:r>
          </w:p>
        </w:tc>
        <w:tc>
          <w:tcPr>
            <w:tcW w:w="11005" w:type="dxa"/>
          </w:tcPr>
          <w:p w:rsidR="00930B06" w:rsidRDefault="008A42D8">
            <w:pPr>
              <w:rPr>
                <w:rFonts w:asciiTheme="minorEastAsia" w:eastAsiaTheme="minorEastAsia" w:hAnsiTheme="minorEastAsia" w:cs="Arial"/>
                <w:lang w:eastAsia="zh-CN"/>
              </w:rPr>
            </w:pPr>
            <w:r>
              <w:rPr>
                <w:rFonts w:ascii="楷体_GB2312" w:eastAsia="楷体_GB2312"/>
                <w:bCs/>
                <w:i/>
                <w:color w:val="548DD4" w:themeColor="text2" w:themeTint="99"/>
                <w:szCs w:val="21"/>
              </w:rPr>
              <w:t>{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Cs w:val="21"/>
              </w:rPr>
              <w:t>填写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Cs w:val="21"/>
                <w:lang w:eastAsia="zh-CN"/>
              </w:rPr>
              <w:t>应用批处理的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Cs w:val="21"/>
              </w:rPr>
              <w:t>处理功能和处理逻辑，以及相关的处理规则</w:t>
            </w:r>
            <w:r>
              <w:rPr>
                <w:rFonts w:ascii="楷体_GB2312" w:eastAsia="楷体_GB2312"/>
                <w:bCs/>
                <w:i/>
                <w:color w:val="548DD4" w:themeColor="text2" w:themeTint="99"/>
                <w:szCs w:val="21"/>
              </w:rPr>
              <w:t>}</w:t>
            </w:r>
          </w:p>
        </w:tc>
      </w:tr>
      <w:tr w:rsidR="00930B06">
        <w:trPr>
          <w:trHeight w:val="1766"/>
        </w:trPr>
        <w:tc>
          <w:tcPr>
            <w:tcW w:w="2127" w:type="dxa"/>
            <w:shd w:val="clear" w:color="auto" w:fill="D9D9D9" w:themeFill="background1" w:themeFillShade="D9"/>
          </w:tcPr>
          <w:p w:rsidR="00930B06" w:rsidRDefault="008A42D8">
            <w:pPr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关联的系统用例ID</w:t>
            </w:r>
          </w:p>
        </w:tc>
        <w:tc>
          <w:tcPr>
            <w:tcW w:w="11005" w:type="dxa"/>
          </w:tcPr>
          <w:p w:rsidR="00930B06" w:rsidRDefault="00930B06">
            <w:pPr>
              <w:rPr>
                <w:rFonts w:ascii="楷体_GB2312" w:eastAsia="楷体_GB2312"/>
                <w:bCs/>
                <w:i/>
                <w:color w:val="548DD4" w:themeColor="text2" w:themeTint="99"/>
                <w:szCs w:val="21"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eastAsia="zh-CN"/>
        </w:rPr>
      </w:pPr>
      <w:bookmarkStart w:id="101" w:name="_Toc371085566"/>
      <w:r>
        <w:rPr>
          <w:rFonts w:eastAsiaTheme="minorEastAsia" w:hint="eastAsia"/>
          <w:lang w:eastAsia="zh-CN"/>
        </w:rPr>
        <w:t>输入</w:t>
      </w:r>
      <w:bookmarkEnd w:id="101"/>
    </w:p>
    <w:p w:rsidR="00930B06" w:rsidRDefault="008A42D8">
      <w:pPr>
        <w:rPr>
          <w:rFonts w:eastAsiaTheme="minorEastAsia"/>
          <w:lang w:eastAsia="zh-CN"/>
        </w:rPr>
      </w:pPr>
      <w:r>
        <w:rPr>
          <w:rFonts w:asciiTheme="minorHAnsi" w:eastAsia="楷体_GB2312" w:hAnsiTheme="minorHAnsi"/>
          <w:bCs/>
          <w:i/>
          <w:color w:val="548DD4" w:themeColor="text2" w:themeTint="99"/>
          <w:szCs w:val="21"/>
        </w:rPr>
        <w:t>{</w:t>
      </w:r>
      <w:r>
        <w:rPr>
          <w:rFonts w:asciiTheme="minorHAnsi" w:eastAsia="楷体_GB2312" w:hAnsiTheme="minorHAnsi" w:hint="eastAsia"/>
          <w:bCs/>
          <w:i/>
          <w:color w:val="548DD4" w:themeColor="text2" w:themeTint="99"/>
          <w:szCs w:val="21"/>
          <w:lang w:eastAsia="zh-CN"/>
        </w:rPr>
        <w:t>项目组自行约定输入内容的格式，不做强制要求</w:t>
      </w:r>
      <w:r>
        <w:rPr>
          <w:rFonts w:asciiTheme="minorHAnsi" w:eastAsia="楷体_GB2312" w:hAnsiTheme="minorHAnsi"/>
          <w:bCs/>
          <w:i/>
          <w:color w:val="548DD4" w:themeColor="text2" w:themeTint="99"/>
          <w:szCs w:val="21"/>
        </w:rPr>
        <w:t>}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lang w:eastAsia="zh-CN"/>
        </w:rPr>
      </w:pPr>
      <w:bookmarkStart w:id="102" w:name="_Toc371085567"/>
      <w:r>
        <w:rPr>
          <w:rFonts w:eastAsiaTheme="minorEastAsia" w:hint="eastAsia"/>
          <w:lang w:eastAsia="zh-CN"/>
        </w:rPr>
        <w:t>输出</w:t>
      </w:r>
      <w:bookmarkEnd w:id="102"/>
    </w:p>
    <w:p w:rsidR="00930B06" w:rsidRDefault="008A42D8">
      <w:pPr>
        <w:rPr>
          <w:rFonts w:asciiTheme="minorHAnsi" w:eastAsia="楷体_GB2312" w:hAnsiTheme="minorHAnsi"/>
          <w:bCs/>
          <w:i/>
          <w:color w:val="548DD4" w:themeColor="text2" w:themeTint="99"/>
          <w:szCs w:val="21"/>
          <w:lang w:eastAsia="zh-CN"/>
        </w:rPr>
      </w:pPr>
      <w:r>
        <w:rPr>
          <w:rFonts w:asciiTheme="minorHAnsi" w:eastAsia="楷体_GB2312" w:hAnsiTheme="minorHAnsi"/>
          <w:bCs/>
          <w:i/>
          <w:color w:val="548DD4" w:themeColor="text2" w:themeTint="99"/>
          <w:szCs w:val="21"/>
        </w:rPr>
        <w:t>{</w:t>
      </w:r>
      <w:r>
        <w:rPr>
          <w:rFonts w:asciiTheme="minorHAnsi" w:eastAsia="楷体_GB2312" w:hAnsiTheme="minorHAnsi" w:hint="eastAsia"/>
          <w:bCs/>
          <w:i/>
          <w:color w:val="548DD4" w:themeColor="text2" w:themeTint="99"/>
          <w:szCs w:val="21"/>
          <w:lang w:eastAsia="zh-CN"/>
        </w:rPr>
        <w:t>项目组自行约定输出内容的格式，不做强制要求</w:t>
      </w:r>
      <w:r>
        <w:rPr>
          <w:rFonts w:asciiTheme="minorHAnsi" w:eastAsia="楷体_GB2312" w:hAnsiTheme="minorHAnsi"/>
          <w:bCs/>
          <w:i/>
          <w:color w:val="548DD4" w:themeColor="text2" w:themeTint="99"/>
          <w:szCs w:val="21"/>
        </w:rPr>
        <w:t>}</w:t>
      </w:r>
    </w:p>
    <w:p w:rsidR="00930B06" w:rsidRDefault="008A42D8">
      <w:pPr>
        <w:pStyle w:val="3"/>
        <w:numPr>
          <w:ilvl w:val="2"/>
          <w:numId w:val="2"/>
        </w:numPr>
        <w:rPr>
          <w:rFonts w:eastAsiaTheme="minorEastAsia"/>
          <w:highlight w:val="yellow"/>
          <w:lang w:val="en-US" w:eastAsia="zh-CN"/>
        </w:rPr>
      </w:pPr>
      <w:bookmarkStart w:id="103" w:name="_Toc371085568"/>
      <w:r>
        <w:rPr>
          <w:rFonts w:eastAsiaTheme="minorEastAsia" w:hint="eastAsia"/>
          <w:highlight w:val="yellow"/>
          <w:lang w:val="en-US" w:eastAsia="zh-CN"/>
        </w:rPr>
        <w:t>调用流</w:t>
      </w:r>
      <w:bookmarkEnd w:id="103"/>
    </w:p>
    <w:p w:rsidR="00930B06" w:rsidRDefault="008A42D8">
      <w:pPr>
        <w:rPr>
          <w:rFonts w:eastAsiaTheme="minorEastAsia"/>
          <w:i/>
          <w:color w:val="548DD4" w:themeColor="text2" w:themeTint="99"/>
          <w:lang w:val="en-US" w:eastAsia="zh-CN"/>
        </w:rPr>
      </w:pPr>
      <w:r>
        <w:rPr>
          <w:rFonts w:eastAsiaTheme="minorEastAsia"/>
          <w:i/>
          <w:color w:val="548DD4" w:themeColor="text2" w:themeTint="99"/>
          <w:lang w:val="en-US" w:eastAsia="zh-CN"/>
        </w:rPr>
        <w:t>{</w:t>
      </w:r>
      <w:r>
        <w:rPr>
          <w:rFonts w:eastAsiaTheme="minorEastAsia" w:hint="eastAsia"/>
          <w:i/>
          <w:color w:val="548DD4" w:themeColor="text2" w:themeTint="99"/>
          <w:lang w:val="en-US" w:eastAsia="zh-CN"/>
        </w:rPr>
        <w:t>按照总体流程图，填写在本应用批处理所需要调用的交易服务、流程编排服务、本地构件</w:t>
      </w:r>
      <w:r>
        <w:rPr>
          <w:rFonts w:eastAsiaTheme="minorEastAsia"/>
          <w:i/>
          <w:color w:val="548DD4" w:themeColor="text2" w:themeTint="99"/>
          <w:lang w:val="en-US" w:eastAsia="zh-CN"/>
        </w:rPr>
        <w:t>}</w:t>
      </w:r>
    </w:p>
    <w:tbl>
      <w:tblPr>
        <w:tblW w:w="12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268"/>
        <w:gridCol w:w="1984"/>
        <w:gridCol w:w="1701"/>
        <w:gridCol w:w="2268"/>
        <w:gridCol w:w="2410"/>
      </w:tblGrid>
      <w:tr w:rsidR="00930B06">
        <w:trPr>
          <w:trHeight w:val="77"/>
          <w:tblHeader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调用顺序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调用类型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调用名称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版本号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服务提供方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930B06" w:rsidRDefault="008A42D8">
            <w:pPr>
              <w:jc w:val="center"/>
              <w:rPr>
                <w:rFonts w:asciiTheme="minorEastAsia" w:eastAsiaTheme="minorEastAsia" w:hAnsiTheme="minorEastAsia" w:cs="Arial"/>
                <w:b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b/>
                <w:lang w:eastAsia="zh-CN"/>
              </w:rPr>
              <w:t>备注</w:t>
            </w:r>
          </w:p>
        </w:tc>
      </w:tr>
      <w:tr w:rsidR="00930B06">
        <w:trPr>
          <w:trHeight w:val="133"/>
        </w:trPr>
        <w:tc>
          <w:tcPr>
            <w:tcW w:w="166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说明：调用的顺序号</w:t>
            </w:r>
          </w:p>
        </w:tc>
        <w:tc>
          <w:tcPr>
            <w:tcW w:w="2268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交易服务/流程编排服务/本地构件</w:t>
            </w:r>
          </w:p>
        </w:tc>
        <w:tc>
          <w:tcPr>
            <w:tcW w:w="1984" w:type="dxa"/>
            <w:shd w:val="clear" w:color="auto" w:fill="auto"/>
          </w:tcPr>
          <w:p w:rsidR="00930B06" w:rsidRDefault="008A42D8">
            <w:pPr>
              <w:rPr>
                <w:rFonts w:asciiTheme="minorEastAsia" w:eastAsiaTheme="minorEastAsia" w:hAnsiTheme="minorEastAsia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说明：填写</w:t>
            </w: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交易服务、流程编排服务或本地构件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的名称</w:t>
            </w:r>
          </w:p>
        </w:tc>
        <w:tc>
          <w:tcPr>
            <w:tcW w:w="1701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/>
                <w:i/>
                <w:color w:val="548DD4" w:themeColor="text2" w:themeTint="99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说明：所调用对象的版本信息</w:t>
            </w:r>
          </w:p>
        </w:tc>
        <w:tc>
          <w:tcPr>
            <w:tcW w:w="2268" w:type="dxa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说明：此服务的提供方，属于哪个应用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  <w:lang w:eastAsia="zh-CN"/>
              </w:rPr>
              <w:t>、哪个工作流或哪个</w:t>
            </w:r>
            <w:r>
              <w:rPr>
                <w:rFonts w:asciiTheme="minorEastAsia" w:eastAsiaTheme="minorEastAsia" w:hAnsiTheme="minorEastAsia" w:hint="eastAsia"/>
                <w:i/>
                <w:color w:val="548DD4" w:themeColor="text2" w:themeTint="99"/>
              </w:rPr>
              <w:t>平台</w:t>
            </w:r>
          </w:p>
        </w:tc>
        <w:tc>
          <w:tcPr>
            <w:tcW w:w="2410" w:type="dxa"/>
            <w:shd w:val="clear" w:color="auto" w:fill="auto"/>
          </w:tcPr>
          <w:p w:rsidR="00930B06" w:rsidRDefault="008A42D8">
            <w:pPr>
              <w:jc w:val="both"/>
              <w:rPr>
                <w:rFonts w:asciiTheme="minorEastAsia" w:eastAsiaTheme="minorEastAsia" w:hAnsiTheme="minorEastAsia" w:cs="Arial"/>
                <w:i/>
                <w:color w:val="548DD4" w:themeColor="text2" w:themeTint="99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i/>
                <w:color w:val="548DD4" w:themeColor="text2" w:themeTint="99"/>
                <w:lang w:eastAsia="zh-CN"/>
              </w:rPr>
              <w:t>说明：其他需要注意的事项的补充说明</w:t>
            </w:r>
          </w:p>
        </w:tc>
      </w:tr>
      <w:tr w:rsidR="00930B06">
        <w:trPr>
          <w:trHeight w:val="133"/>
        </w:trPr>
        <w:tc>
          <w:tcPr>
            <w:tcW w:w="16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268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410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16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268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410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  <w:tr w:rsidR="00930B06">
        <w:trPr>
          <w:trHeight w:val="133"/>
        </w:trPr>
        <w:tc>
          <w:tcPr>
            <w:tcW w:w="16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2268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984" w:type="dxa"/>
          </w:tcPr>
          <w:p w:rsidR="00930B06" w:rsidRDefault="00930B06">
            <w:pPr>
              <w:rPr>
                <w:rFonts w:asciiTheme="minorEastAsia" w:eastAsiaTheme="minorEastAsia" w:hAnsiTheme="minorEastAsia"/>
                <w:i/>
                <w:lang w:eastAsia="zh-CN"/>
              </w:rPr>
            </w:pPr>
          </w:p>
        </w:tc>
        <w:tc>
          <w:tcPr>
            <w:tcW w:w="1701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268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  <w:tc>
          <w:tcPr>
            <w:tcW w:w="2410" w:type="dxa"/>
          </w:tcPr>
          <w:p w:rsidR="00930B06" w:rsidRDefault="00930B06">
            <w:pPr>
              <w:jc w:val="both"/>
              <w:rPr>
                <w:rFonts w:asciiTheme="minorEastAsia" w:eastAsiaTheme="minorEastAsia" w:hAnsiTheme="minorEastAsia" w:cs="Arial"/>
                <w:i/>
              </w:rPr>
            </w:pPr>
          </w:p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23"/>
        <w:numPr>
          <w:ilvl w:val="1"/>
          <w:numId w:val="2"/>
        </w:numPr>
        <w:rPr>
          <w:rFonts w:eastAsiaTheme="minorEastAsia"/>
          <w:color w:val="auto"/>
          <w:lang w:val="en-US" w:eastAsia="zh-CN"/>
        </w:rPr>
      </w:pPr>
      <w:bookmarkStart w:id="104" w:name="_Toc371085569"/>
      <w:r>
        <w:rPr>
          <w:rFonts w:eastAsiaTheme="minorEastAsia"/>
          <w:color w:val="auto"/>
          <w:u w:val="single"/>
          <w:lang w:val="en-US" w:eastAsia="zh-CN"/>
        </w:rPr>
        <w:t>XX</w:t>
      </w:r>
      <w:r>
        <w:rPr>
          <w:rFonts w:eastAsiaTheme="minorEastAsia"/>
          <w:i/>
          <w:color w:val="8DB3E2" w:themeColor="text2" w:themeTint="66"/>
          <w:u w:val="single"/>
          <w:lang w:val="en-US" w:eastAsia="zh-CN"/>
        </w:rPr>
        <w:t>{</w:t>
      </w:r>
      <w:r>
        <w:rPr>
          <w:rFonts w:eastAsiaTheme="minorEastAsia" w:hint="eastAsia"/>
          <w:i/>
          <w:color w:val="8DB3E2" w:themeColor="text2" w:themeTint="66"/>
          <w:u w:val="single"/>
          <w:lang w:val="en-US" w:eastAsia="zh-CN"/>
        </w:rPr>
        <w:t>填写批处理名称</w:t>
      </w:r>
      <w:r>
        <w:rPr>
          <w:rFonts w:eastAsiaTheme="minorEastAsia"/>
          <w:i/>
          <w:color w:val="8DB3E2" w:themeColor="text2" w:themeTint="66"/>
          <w:u w:val="single"/>
          <w:lang w:val="en-US" w:eastAsia="zh-CN"/>
        </w:rPr>
        <w:t>}</w:t>
      </w:r>
      <w:r>
        <w:rPr>
          <w:rFonts w:eastAsiaTheme="minorEastAsia" w:hint="eastAsia"/>
          <w:color w:val="auto"/>
          <w:lang w:val="en-US" w:eastAsia="zh-CN"/>
        </w:rPr>
        <w:t>批处理</w:t>
      </w:r>
      <w:bookmarkEnd w:id="104"/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8A42D8">
      <w:pPr>
        <w:pStyle w:val="1"/>
        <w:numPr>
          <w:ilvl w:val="0"/>
          <w:numId w:val="2"/>
        </w:numPr>
        <w:rPr>
          <w:rFonts w:eastAsia="宋体"/>
          <w:color w:val="auto"/>
          <w:lang w:eastAsia="zh-CN"/>
        </w:rPr>
      </w:pPr>
      <w:bookmarkStart w:id="105" w:name="_Toc371085570"/>
      <w:r>
        <w:rPr>
          <w:rFonts w:eastAsia="宋体" w:hint="eastAsia"/>
          <w:color w:val="auto"/>
          <w:lang w:eastAsia="zh-CN"/>
        </w:rPr>
        <w:t>本地构件</w:t>
      </w:r>
      <w:bookmarkEnd w:id="10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812"/>
        <w:gridCol w:w="2649"/>
        <w:gridCol w:w="3294"/>
        <w:gridCol w:w="1134"/>
        <w:gridCol w:w="2410"/>
      </w:tblGrid>
      <w:tr w:rsidR="00930B06">
        <w:trPr>
          <w:trHeight w:val="240"/>
        </w:trPr>
        <w:tc>
          <w:tcPr>
            <w:tcW w:w="2812" w:type="dxa"/>
            <w:shd w:val="clear" w:color="auto" w:fill="BFBFBF" w:themeFill="background1" w:themeFillShade="BF"/>
          </w:tcPr>
          <w:p w:rsidR="00930B06" w:rsidRDefault="008A42D8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t>本地构件ID</w:t>
            </w:r>
          </w:p>
        </w:tc>
        <w:tc>
          <w:tcPr>
            <w:tcW w:w="2649" w:type="dxa"/>
            <w:shd w:val="clear" w:color="auto" w:fill="BFBFBF" w:themeFill="background1" w:themeFillShade="BF"/>
          </w:tcPr>
          <w:p w:rsidR="00930B06" w:rsidRDefault="008A42D8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t>本地构件名称</w:t>
            </w:r>
          </w:p>
        </w:tc>
        <w:tc>
          <w:tcPr>
            <w:tcW w:w="3294" w:type="dxa"/>
            <w:shd w:val="clear" w:color="auto" w:fill="BFBFBF" w:themeFill="background1" w:themeFillShade="BF"/>
          </w:tcPr>
          <w:p w:rsidR="00930B06" w:rsidRDefault="008A42D8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t>本地构件类别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930B06" w:rsidRDefault="008A42D8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t>服务版本号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:rsidR="00930B06" w:rsidRDefault="008A42D8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Cs w:val="21"/>
              </w:rPr>
              <w:t>功能描述</w:t>
            </w:r>
          </w:p>
        </w:tc>
      </w:tr>
      <w:tr w:rsidR="00930B06">
        <w:trPr>
          <w:trHeight w:val="240"/>
        </w:trPr>
        <w:tc>
          <w:tcPr>
            <w:tcW w:w="2812" w:type="dxa"/>
            <w:noWrap/>
          </w:tcPr>
          <w:p w:rsidR="00930B06" w:rsidRDefault="008A42D8">
            <w:pPr>
              <w:rPr>
                <w:sz w:val="18"/>
                <w:szCs w:val="21"/>
              </w:rPr>
            </w:pP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 w:val="18"/>
                <w:szCs w:val="21"/>
              </w:rPr>
              <w:t>{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若平台明确提供构件ID，则填写；若无ID，则不填</w:t>
            </w:r>
            <w:r>
              <w:rPr>
                <w:rFonts w:asciiTheme="minorHAnsi" w:eastAsia="楷体_GB2312" w:hAnsiTheme="minorHAnsi"/>
                <w:bCs/>
                <w:i/>
                <w:color w:val="548DD4" w:themeColor="text2" w:themeTint="99"/>
                <w:sz w:val="18"/>
                <w:szCs w:val="21"/>
              </w:rPr>
              <w:t>}</w:t>
            </w:r>
          </w:p>
        </w:tc>
        <w:tc>
          <w:tcPr>
            <w:tcW w:w="2649" w:type="dxa"/>
            <w:noWrap/>
          </w:tcPr>
          <w:p w:rsidR="00930B06" w:rsidRDefault="008A42D8">
            <w:pPr>
              <w:rPr>
                <w:sz w:val="18"/>
              </w:rPr>
            </w:pPr>
            <w: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  <w:t>{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填写本流程编排服务所需要调用的本地构件名称</w:t>
            </w:r>
            <w: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  <w:t>}</w:t>
            </w:r>
          </w:p>
        </w:tc>
        <w:tc>
          <w:tcPr>
            <w:tcW w:w="3294" w:type="dxa"/>
          </w:tcPr>
          <w:p w:rsidR="00930B06" w:rsidRDefault="008A42D8">
            <w:pP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</w:pP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分为两类，一类由P1/P2渠道项目组自己开发调用，另一类由产品服务层组件提供，部署到P1/P2上。选择</w:t>
            </w:r>
          </w:p>
          <w:p w:rsidR="00930B06" w:rsidRDefault="008A42D8">
            <w:pPr>
              <w:pStyle w:val="af2"/>
              <w:widowControl w:val="0"/>
              <w:numPr>
                <w:ilvl w:val="0"/>
                <w:numId w:val="4"/>
              </w:numPr>
              <w:ind w:leftChars="0"/>
              <w:jc w:val="both"/>
              <w:rPr>
                <w:rFonts w:ascii="楷体_GB2312" w:eastAsia="楷体_GB2312" w:hAnsi="Calibri"/>
                <w:bCs/>
                <w:i/>
                <w:color w:val="548DD4" w:themeColor="text2" w:themeTint="99"/>
                <w:sz w:val="18"/>
                <w:szCs w:val="21"/>
              </w:rPr>
            </w:pP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自身开发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  <w:lang w:eastAsia="zh-CN"/>
              </w:rPr>
              <w:t>、自己使用</w:t>
            </w:r>
          </w:p>
          <w:p w:rsidR="00930B06" w:rsidRDefault="008A42D8">
            <w:pPr>
              <w:pStyle w:val="af2"/>
              <w:widowControl w:val="0"/>
              <w:numPr>
                <w:ilvl w:val="0"/>
                <w:numId w:val="4"/>
              </w:numPr>
              <w:ind w:leftChars="0"/>
              <w:jc w:val="both"/>
              <w:rPr>
                <w:rFonts w:ascii="楷体_GB2312" w:eastAsia="楷体_GB2312" w:hAnsi="Calibri"/>
                <w:bCs/>
                <w:i/>
                <w:color w:val="548DD4" w:themeColor="text2" w:themeTint="99"/>
                <w:sz w:val="18"/>
                <w:szCs w:val="21"/>
              </w:rPr>
            </w:pP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外部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  <w:lang w:eastAsia="zh-CN"/>
              </w:rPr>
              <w:t>开发，本地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部署</w:t>
            </w:r>
          </w:p>
        </w:tc>
        <w:tc>
          <w:tcPr>
            <w:tcW w:w="1134" w:type="dxa"/>
          </w:tcPr>
          <w:p w:rsidR="00930B06" w:rsidRDefault="00930B06">
            <w:pP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</w:pPr>
          </w:p>
        </w:tc>
        <w:tc>
          <w:tcPr>
            <w:tcW w:w="2410" w:type="dxa"/>
            <w:noWrap/>
          </w:tcPr>
          <w:p w:rsidR="00930B06" w:rsidRDefault="008A42D8">
            <w:pPr>
              <w:rPr>
                <w:sz w:val="18"/>
              </w:rPr>
            </w:pPr>
            <w: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  <w:t>{</w:t>
            </w:r>
            <w:r>
              <w:rPr>
                <w:rFonts w:ascii="楷体_GB2312" w:eastAsia="楷体_GB2312" w:hint="eastAsia"/>
                <w:bCs/>
                <w:i/>
                <w:color w:val="548DD4" w:themeColor="text2" w:themeTint="99"/>
                <w:sz w:val="18"/>
                <w:szCs w:val="21"/>
              </w:rPr>
              <w:t>填写所需调用的本地构件的处理功能和处理逻辑，以及相关的处理规则</w:t>
            </w:r>
            <w:r>
              <w:rPr>
                <w:rFonts w:ascii="楷体_GB2312" w:eastAsia="楷体_GB2312"/>
                <w:bCs/>
                <w:i/>
                <w:color w:val="548DD4" w:themeColor="text2" w:themeTint="99"/>
                <w:sz w:val="18"/>
                <w:szCs w:val="21"/>
              </w:rPr>
              <w:t>}</w:t>
            </w:r>
          </w:p>
        </w:tc>
      </w:tr>
      <w:tr w:rsidR="00930B06">
        <w:trPr>
          <w:trHeight w:val="240"/>
        </w:trPr>
        <w:tc>
          <w:tcPr>
            <w:tcW w:w="2812" w:type="dxa"/>
            <w:noWrap/>
          </w:tcPr>
          <w:p w:rsidR="00930B06" w:rsidRDefault="008A42D8">
            <w:r>
              <w:rPr>
                <w:rFonts w:hint="eastAsia"/>
              </w:rPr>
              <w:t xml:space="preserve">　</w:t>
            </w:r>
          </w:p>
        </w:tc>
        <w:tc>
          <w:tcPr>
            <w:tcW w:w="2649" w:type="dxa"/>
            <w:noWrap/>
          </w:tcPr>
          <w:p w:rsidR="00930B06" w:rsidRDefault="008A42D8">
            <w:r>
              <w:rPr>
                <w:rFonts w:hint="eastAsia"/>
              </w:rPr>
              <w:t xml:space="preserve">　</w:t>
            </w:r>
          </w:p>
        </w:tc>
        <w:tc>
          <w:tcPr>
            <w:tcW w:w="3294" w:type="dxa"/>
          </w:tcPr>
          <w:p w:rsidR="00930B06" w:rsidRDefault="00930B06"/>
        </w:tc>
        <w:tc>
          <w:tcPr>
            <w:tcW w:w="1134" w:type="dxa"/>
          </w:tcPr>
          <w:p w:rsidR="00930B06" w:rsidRDefault="00930B06"/>
        </w:tc>
        <w:tc>
          <w:tcPr>
            <w:tcW w:w="2410" w:type="dxa"/>
            <w:noWrap/>
          </w:tcPr>
          <w:p w:rsidR="00930B06" w:rsidRDefault="008A42D8">
            <w:r>
              <w:rPr>
                <w:rFonts w:hint="eastAsia"/>
              </w:rPr>
              <w:t xml:space="preserve">　</w:t>
            </w:r>
          </w:p>
        </w:tc>
      </w:tr>
      <w:tr w:rsidR="00930B06">
        <w:trPr>
          <w:trHeight w:val="240"/>
        </w:trPr>
        <w:tc>
          <w:tcPr>
            <w:tcW w:w="2812" w:type="dxa"/>
            <w:noWrap/>
          </w:tcPr>
          <w:p w:rsidR="00930B06" w:rsidRDefault="00930B06"/>
        </w:tc>
        <w:tc>
          <w:tcPr>
            <w:tcW w:w="2649" w:type="dxa"/>
            <w:noWrap/>
          </w:tcPr>
          <w:p w:rsidR="00930B06" w:rsidRDefault="00930B06"/>
        </w:tc>
        <w:tc>
          <w:tcPr>
            <w:tcW w:w="3294" w:type="dxa"/>
          </w:tcPr>
          <w:p w:rsidR="00930B06" w:rsidRDefault="00930B06"/>
        </w:tc>
        <w:tc>
          <w:tcPr>
            <w:tcW w:w="1134" w:type="dxa"/>
          </w:tcPr>
          <w:p w:rsidR="00930B06" w:rsidRDefault="00930B06"/>
        </w:tc>
        <w:tc>
          <w:tcPr>
            <w:tcW w:w="2410" w:type="dxa"/>
            <w:noWrap/>
          </w:tcPr>
          <w:p w:rsidR="00930B06" w:rsidRDefault="00930B06"/>
        </w:tc>
      </w:tr>
      <w:tr w:rsidR="00930B06">
        <w:trPr>
          <w:trHeight w:val="240"/>
        </w:trPr>
        <w:tc>
          <w:tcPr>
            <w:tcW w:w="2812" w:type="dxa"/>
            <w:noWrap/>
          </w:tcPr>
          <w:p w:rsidR="00930B06" w:rsidRDefault="00930B06"/>
        </w:tc>
        <w:tc>
          <w:tcPr>
            <w:tcW w:w="2649" w:type="dxa"/>
            <w:noWrap/>
          </w:tcPr>
          <w:p w:rsidR="00930B06" w:rsidRDefault="00930B06"/>
        </w:tc>
        <w:tc>
          <w:tcPr>
            <w:tcW w:w="3294" w:type="dxa"/>
          </w:tcPr>
          <w:p w:rsidR="00930B06" w:rsidRDefault="00930B06"/>
        </w:tc>
        <w:tc>
          <w:tcPr>
            <w:tcW w:w="1134" w:type="dxa"/>
          </w:tcPr>
          <w:p w:rsidR="00930B06" w:rsidRDefault="00930B06"/>
        </w:tc>
        <w:tc>
          <w:tcPr>
            <w:tcW w:w="2410" w:type="dxa"/>
            <w:noWrap/>
          </w:tcPr>
          <w:p w:rsidR="00930B06" w:rsidRDefault="00930B06"/>
        </w:tc>
      </w:tr>
      <w:tr w:rsidR="00930B06">
        <w:trPr>
          <w:trHeight w:val="240"/>
        </w:trPr>
        <w:tc>
          <w:tcPr>
            <w:tcW w:w="2812" w:type="dxa"/>
            <w:noWrap/>
          </w:tcPr>
          <w:p w:rsidR="00930B06" w:rsidRDefault="00930B06"/>
        </w:tc>
        <w:tc>
          <w:tcPr>
            <w:tcW w:w="2649" w:type="dxa"/>
            <w:noWrap/>
          </w:tcPr>
          <w:p w:rsidR="00930B06" w:rsidRDefault="00930B06"/>
        </w:tc>
        <w:tc>
          <w:tcPr>
            <w:tcW w:w="3294" w:type="dxa"/>
          </w:tcPr>
          <w:p w:rsidR="00930B06" w:rsidRDefault="00930B06"/>
        </w:tc>
        <w:tc>
          <w:tcPr>
            <w:tcW w:w="1134" w:type="dxa"/>
          </w:tcPr>
          <w:p w:rsidR="00930B06" w:rsidRDefault="00930B06"/>
        </w:tc>
        <w:tc>
          <w:tcPr>
            <w:tcW w:w="2410" w:type="dxa"/>
            <w:noWrap/>
          </w:tcPr>
          <w:p w:rsidR="00930B06" w:rsidRDefault="00930B06"/>
        </w:tc>
      </w:tr>
    </w:tbl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p w:rsidR="00930B06" w:rsidRDefault="00930B06">
      <w:pPr>
        <w:rPr>
          <w:rFonts w:eastAsiaTheme="minorEastAsia"/>
          <w:lang w:eastAsia="zh-CN"/>
        </w:rPr>
      </w:pPr>
    </w:p>
    <w:sectPr w:rsidR="00930B06">
      <w:footerReference w:type="default" r:id="rId14"/>
      <w:pgSz w:w="16838" w:h="11906" w:orient="landscape"/>
      <w:pgMar w:top="720" w:right="720" w:bottom="720" w:left="720" w:header="709" w:footer="170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A99" w:rsidRDefault="00924A99">
      <w:r>
        <w:separator/>
      </w:r>
    </w:p>
  </w:endnote>
  <w:endnote w:type="continuationSeparator" w:id="0">
    <w:p w:rsidR="00924A99" w:rsidRDefault="0092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New Gulim">
    <w:altName w:val="Malgun Gothic"/>
    <w:charset w:val="81"/>
    <w:family w:val="roman"/>
    <w:pitch w:val="default"/>
    <w:sig w:usb0="00000000" w:usb1="0000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42D8" w:rsidRDefault="008A42D8">
    <w:pPr>
      <w:pStyle w:val="aa"/>
    </w:pPr>
    <w:r>
      <w:rPr>
        <w:rFonts w:hint="eastAsia"/>
        <w:lang w:val="en-US"/>
      </w:rPr>
      <w:tab/>
    </w:r>
    <w:r>
      <w:rPr>
        <w:rFonts w:hint="eastAsia"/>
        <w:lang w:val="en-US"/>
      </w:rPr>
      <w:tab/>
    </w:r>
    <w:r>
      <w:rPr>
        <w:lang w:val="ko-KR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071692">
      <w:rPr>
        <w:b/>
        <w:noProof/>
      </w:rPr>
      <w:t>23</w:t>
    </w:r>
    <w:r>
      <w:rPr>
        <w:b/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071692">
      <w:rPr>
        <w:b/>
        <w:noProof/>
      </w:rPr>
      <w:t>26</w:t>
    </w:r>
    <w:r>
      <w:rPr>
        <w:b/>
        <w:sz w:val="24"/>
        <w:szCs w:val="24"/>
      </w:rPr>
      <w:fldChar w:fldCharType="end"/>
    </w:r>
    <w:r>
      <w:rPr>
        <w:rFonts w:hint="eastAsia"/>
      </w:rPr>
      <w:t xml:space="preserve">     </w:t>
    </w:r>
    <w:r>
      <w:rPr>
        <w:rFonts w:hint="eastAsia"/>
      </w:rPr>
      <w:tab/>
      <w:t xml:space="preserve">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A99" w:rsidRDefault="00924A99">
      <w:r>
        <w:separator/>
      </w:r>
    </w:p>
  </w:footnote>
  <w:footnote w:type="continuationSeparator" w:id="0">
    <w:p w:rsidR="00924A99" w:rsidRDefault="00924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947B81E"/>
    <w:multiLevelType w:val="singleLevel"/>
    <w:tmpl w:val="D947B81E"/>
    <w:lvl w:ilvl="0">
      <w:start w:val="1"/>
      <w:numFmt w:val="decimal"/>
      <w:suff w:val="nothing"/>
      <w:lvlText w:val="%1、"/>
      <w:lvlJc w:val="left"/>
    </w:lvl>
  </w:abstractNum>
  <w:abstractNum w:abstractNumId="1">
    <w:nsid w:val="1F7635DF"/>
    <w:multiLevelType w:val="multilevel"/>
    <w:tmpl w:val="1F7635DF"/>
    <w:lvl w:ilvl="0">
      <w:start w:val="1"/>
      <w:numFmt w:val="decimal"/>
      <w:pStyle w:val="1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2F1F718E"/>
    <w:multiLevelType w:val="multilevel"/>
    <w:tmpl w:val="2F1F718E"/>
    <w:lvl w:ilvl="0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67A875AE"/>
    <w:multiLevelType w:val="multilevel"/>
    <w:tmpl w:val="67A875A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帐户">
    <w15:presenceInfo w15:providerId="Windows Live" w15:userId="e7d0c2a7edd445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64A"/>
    <w:rsid w:val="00002E2C"/>
    <w:rsid w:val="000034B8"/>
    <w:rsid w:val="000051EC"/>
    <w:rsid w:val="00005568"/>
    <w:rsid w:val="0000569C"/>
    <w:rsid w:val="0000576B"/>
    <w:rsid w:val="000074C1"/>
    <w:rsid w:val="000113E1"/>
    <w:rsid w:val="0001310D"/>
    <w:rsid w:val="000137A4"/>
    <w:rsid w:val="0001504B"/>
    <w:rsid w:val="00015768"/>
    <w:rsid w:val="00016A60"/>
    <w:rsid w:val="00016C75"/>
    <w:rsid w:val="0002114B"/>
    <w:rsid w:val="00021D4F"/>
    <w:rsid w:val="00023DE1"/>
    <w:rsid w:val="0002460F"/>
    <w:rsid w:val="000257B9"/>
    <w:rsid w:val="00026782"/>
    <w:rsid w:val="0003015A"/>
    <w:rsid w:val="000309A5"/>
    <w:rsid w:val="000310E4"/>
    <w:rsid w:val="00032B8E"/>
    <w:rsid w:val="000333DB"/>
    <w:rsid w:val="00033E3F"/>
    <w:rsid w:val="000347B0"/>
    <w:rsid w:val="00034FA0"/>
    <w:rsid w:val="0003519F"/>
    <w:rsid w:val="00035901"/>
    <w:rsid w:val="00037BF8"/>
    <w:rsid w:val="00043CEA"/>
    <w:rsid w:val="000466D3"/>
    <w:rsid w:val="000478A4"/>
    <w:rsid w:val="00050915"/>
    <w:rsid w:val="00051013"/>
    <w:rsid w:val="0005169A"/>
    <w:rsid w:val="000516EA"/>
    <w:rsid w:val="0005194C"/>
    <w:rsid w:val="00051BFF"/>
    <w:rsid w:val="00052CE4"/>
    <w:rsid w:val="00054076"/>
    <w:rsid w:val="00055019"/>
    <w:rsid w:val="000557CD"/>
    <w:rsid w:val="00055912"/>
    <w:rsid w:val="00057BD7"/>
    <w:rsid w:val="000602D5"/>
    <w:rsid w:val="000611D6"/>
    <w:rsid w:val="00062789"/>
    <w:rsid w:val="00062AAB"/>
    <w:rsid w:val="00063602"/>
    <w:rsid w:val="000656DD"/>
    <w:rsid w:val="00065D2B"/>
    <w:rsid w:val="00066228"/>
    <w:rsid w:val="00070D1B"/>
    <w:rsid w:val="00071692"/>
    <w:rsid w:val="00072024"/>
    <w:rsid w:val="0007303F"/>
    <w:rsid w:val="00073F89"/>
    <w:rsid w:val="00074809"/>
    <w:rsid w:val="00075773"/>
    <w:rsid w:val="0007745B"/>
    <w:rsid w:val="00081FD7"/>
    <w:rsid w:val="0008246B"/>
    <w:rsid w:val="00082EFE"/>
    <w:rsid w:val="00083EC7"/>
    <w:rsid w:val="000858F1"/>
    <w:rsid w:val="00085BFF"/>
    <w:rsid w:val="000873FD"/>
    <w:rsid w:val="000879AF"/>
    <w:rsid w:val="00087C92"/>
    <w:rsid w:val="00090B62"/>
    <w:rsid w:val="0009238F"/>
    <w:rsid w:val="000927B3"/>
    <w:rsid w:val="000934F7"/>
    <w:rsid w:val="000936AC"/>
    <w:rsid w:val="0009382E"/>
    <w:rsid w:val="0009428D"/>
    <w:rsid w:val="0009558D"/>
    <w:rsid w:val="00095A14"/>
    <w:rsid w:val="000973DD"/>
    <w:rsid w:val="000A0504"/>
    <w:rsid w:val="000A17E1"/>
    <w:rsid w:val="000A406B"/>
    <w:rsid w:val="000A551E"/>
    <w:rsid w:val="000A6C12"/>
    <w:rsid w:val="000A7788"/>
    <w:rsid w:val="000B0F4C"/>
    <w:rsid w:val="000B3940"/>
    <w:rsid w:val="000B4195"/>
    <w:rsid w:val="000B48BD"/>
    <w:rsid w:val="000B4D90"/>
    <w:rsid w:val="000B7825"/>
    <w:rsid w:val="000C2634"/>
    <w:rsid w:val="000C468E"/>
    <w:rsid w:val="000C48B6"/>
    <w:rsid w:val="000C553F"/>
    <w:rsid w:val="000C75AE"/>
    <w:rsid w:val="000D0001"/>
    <w:rsid w:val="000D00CE"/>
    <w:rsid w:val="000D347F"/>
    <w:rsid w:val="000D3FE3"/>
    <w:rsid w:val="000D7EF7"/>
    <w:rsid w:val="000E091B"/>
    <w:rsid w:val="000E18CD"/>
    <w:rsid w:val="000E194A"/>
    <w:rsid w:val="000E3AB7"/>
    <w:rsid w:val="000E3C1E"/>
    <w:rsid w:val="000E4867"/>
    <w:rsid w:val="000E5ADD"/>
    <w:rsid w:val="000E64D5"/>
    <w:rsid w:val="000E7620"/>
    <w:rsid w:val="000F0C66"/>
    <w:rsid w:val="000F29E0"/>
    <w:rsid w:val="000F34E3"/>
    <w:rsid w:val="000F398C"/>
    <w:rsid w:val="000F573C"/>
    <w:rsid w:val="000F5E19"/>
    <w:rsid w:val="00100E6C"/>
    <w:rsid w:val="00100E89"/>
    <w:rsid w:val="001025C6"/>
    <w:rsid w:val="001039D0"/>
    <w:rsid w:val="00103BEE"/>
    <w:rsid w:val="0010531F"/>
    <w:rsid w:val="00105522"/>
    <w:rsid w:val="00107CD9"/>
    <w:rsid w:val="00110093"/>
    <w:rsid w:val="00110A3B"/>
    <w:rsid w:val="0011240D"/>
    <w:rsid w:val="0011252A"/>
    <w:rsid w:val="001128AC"/>
    <w:rsid w:val="001139CE"/>
    <w:rsid w:val="00113E38"/>
    <w:rsid w:val="001149DA"/>
    <w:rsid w:val="001153B5"/>
    <w:rsid w:val="00116DF1"/>
    <w:rsid w:val="00121576"/>
    <w:rsid w:val="00122812"/>
    <w:rsid w:val="001268F8"/>
    <w:rsid w:val="0012718C"/>
    <w:rsid w:val="00127B1B"/>
    <w:rsid w:val="00127CEF"/>
    <w:rsid w:val="00132B21"/>
    <w:rsid w:val="00132EE3"/>
    <w:rsid w:val="00133428"/>
    <w:rsid w:val="001368F0"/>
    <w:rsid w:val="001400E4"/>
    <w:rsid w:val="00141C99"/>
    <w:rsid w:val="0014201E"/>
    <w:rsid w:val="001437C3"/>
    <w:rsid w:val="00151858"/>
    <w:rsid w:val="00152095"/>
    <w:rsid w:val="00152E95"/>
    <w:rsid w:val="00153C15"/>
    <w:rsid w:val="00153C56"/>
    <w:rsid w:val="00154306"/>
    <w:rsid w:val="001572CA"/>
    <w:rsid w:val="00157C25"/>
    <w:rsid w:val="0016035D"/>
    <w:rsid w:val="001605ED"/>
    <w:rsid w:val="0016149E"/>
    <w:rsid w:val="001632B7"/>
    <w:rsid w:val="00165FC5"/>
    <w:rsid w:val="0016675F"/>
    <w:rsid w:val="00167EB9"/>
    <w:rsid w:val="00170F2A"/>
    <w:rsid w:val="001719A7"/>
    <w:rsid w:val="001721F5"/>
    <w:rsid w:val="0017250C"/>
    <w:rsid w:val="00172A27"/>
    <w:rsid w:val="00173AD1"/>
    <w:rsid w:val="001740FB"/>
    <w:rsid w:val="0017453C"/>
    <w:rsid w:val="00177EDC"/>
    <w:rsid w:val="0018014D"/>
    <w:rsid w:val="001809A8"/>
    <w:rsid w:val="00180CC1"/>
    <w:rsid w:val="00184470"/>
    <w:rsid w:val="00184A2E"/>
    <w:rsid w:val="001850A4"/>
    <w:rsid w:val="00187A24"/>
    <w:rsid w:val="001925D5"/>
    <w:rsid w:val="00193CC7"/>
    <w:rsid w:val="00195AB5"/>
    <w:rsid w:val="00195C89"/>
    <w:rsid w:val="0019687F"/>
    <w:rsid w:val="00197525"/>
    <w:rsid w:val="001A047E"/>
    <w:rsid w:val="001A4A09"/>
    <w:rsid w:val="001A5BEA"/>
    <w:rsid w:val="001A68DF"/>
    <w:rsid w:val="001A6D34"/>
    <w:rsid w:val="001A7371"/>
    <w:rsid w:val="001A75D8"/>
    <w:rsid w:val="001A7BBC"/>
    <w:rsid w:val="001A7E54"/>
    <w:rsid w:val="001B1A12"/>
    <w:rsid w:val="001B1EDD"/>
    <w:rsid w:val="001B24DA"/>
    <w:rsid w:val="001B37A1"/>
    <w:rsid w:val="001C1487"/>
    <w:rsid w:val="001C3BFA"/>
    <w:rsid w:val="001C417F"/>
    <w:rsid w:val="001C4604"/>
    <w:rsid w:val="001D04CD"/>
    <w:rsid w:val="001D10DB"/>
    <w:rsid w:val="001D14A1"/>
    <w:rsid w:val="001D1A9E"/>
    <w:rsid w:val="001D56A7"/>
    <w:rsid w:val="001E0DE1"/>
    <w:rsid w:val="001E13B9"/>
    <w:rsid w:val="001E1D65"/>
    <w:rsid w:val="001E1DB0"/>
    <w:rsid w:val="001E281B"/>
    <w:rsid w:val="001E5715"/>
    <w:rsid w:val="001E5E4F"/>
    <w:rsid w:val="001E6F2B"/>
    <w:rsid w:val="001F0EFB"/>
    <w:rsid w:val="001F223E"/>
    <w:rsid w:val="001F2DFF"/>
    <w:rsid w:val="001F45B6"/>
    <w:rsid w:val="001F49B2"/>
    <w:rsid w:val="001F516C"/>
    <w:rsid w:val="001F5451"/>
    <w:rsid w:val="001F5B7C"/>
    <w:rsid w:val="001F5D50"/>
    <w:rsid w:val="001F6480"/>
    <w:rsid w:val="001F66F8"/>
    <w:rsid w:val="001F7147"/>
    <w:rsid w:val="0020103B"/>
    <w:rsid w:val="00201517"/>
    <w:rsid w:val="0020199E"/>
    <w:rsid w:val="00202EAF"/>
    <w:rsid w:val="002051C1"/>
    <w:rsid w:val="00205273"/>
    <w:rsid w:val="002055AE"/>
    <w:rsid w:val="00207E54"/>
    <w:rsid w:val="0021028C"/>
    <w:rsid w:val="002108A2"/>
    <w:rsid w:val="002114F9"/>
    <w:rsid w:val="00212E70"/>
    <w:rsid w:val="00213B0D"/>
    <w:rsid w:val="0021789A"/>
    <w:rsid w:val="00217B4D"/>
    <w:rsid w:val="00220D13"/>
    <w:rsid w:val="002216D6"/>
    <w:rsid w:val="00223608"/>
    <w:rsid w:val="00224375"/>
    <w:rsid w:val="00225E52"/>
    <w:rsid w:val="00226DB7"/>
    <w:rsid w:val="00230E3B"/>
    <w:rsid w:val="002327ED"/>
    <w:rsid w:val="00233429"/>
    <w:rsid w:val="0023359F"/>
    <w:rsid w:val="00233990"/>
    <w:rsid w:val="00233C43"/>
    <w:rsid w:val="00234715"/>
    <w:rsid w:val="00234C31"/>
    <w:rsid w:val="002350F5"/>
    <w:rsid w:val="00235606"/>
    <w:rsid w:val="0023574D"/>
    <w:rsid w:val="00236250"/>
    <w:rsid w:val="0023689F"/>
    <w:rsid w:val="0023759F"/>
    <w:rsid w:val="0024017E"/>
    <w:rsid w:val="00244355"/>
    <w:rsid w:val="002449FF"/>
    <w:rsid w:val="00244ACF"/>
    <w:rsid w:val="0024701B"/>
    <w:rsid w:val="002505DD"/>
    <w:rsid w:val="0025083A"/>
    <w:rsid w:val="0025091E"/>
    <w:rsid w:val="00250D35"/>
    <w:rsid w:val="00251448"/>
    <w:rsid w:val="00252E23"/>
    <w:rsid w:val="00254276"/>
    <w:rsid w:val="002547FC"/>
    <w:rsid w:val="0025567B"/>
    <w:rsid w:val="002579F1"/>
    <w:rsid w:val="002619BF"/>
    <w:rsid w:val="00261C68"/>
    <w:rsid w:val="002638F2"/>
    <w:rsid w:val="00263B42"/>
    <w:rsid w:val="002676B7"/>
    <w:rsid w:val="00271ADB"/>
    <w:rsid w:val="00274594"/>
    <w:rsid w:val="00275149"/>
    <w:rsid w:val="00276922"/>
    <w:rsid w:val="0027694D"/>
    <w:rsid w:val="00277469"/>
    <w:rsid w:val="0028031B"/>
    <w:rsid w:val="0028178B"/>
    <w:rsid w:val="00281956"/>
    <w:rsid w:val="002836D7"/>
    <w:rsid w:val="00284901"/>
    <w:rsid w:val="002853E2"/>
    <w:rsid w:val="00285A33"/>
    <w:rsid w:val="00287540"/>
    <w:rsid w:val="00287A2B"/>
    <w:rsid w:val="00291DED"/>
    <w:rsid w:val="002920B1"/>
    <w:rsid w:val="0029339E"/>
    <w:rsid w:val="00293B5C"/>
    <w:rsid w:val="002940ED"/>
    <w:rsid w:val="00294E69"/>
    <w:rsid w:val="00296DF6"/>
    <w:rsid w:val="002A0006"/>
    <w:rsid w:val="002A01A0"/>
    <w:rsid w:val="002A1382"/>
    <w:rsid w:val="002A14A0"/>
    <w:rsid w:val="002A2B08"/>
    <w:rsid w:val="002A2E7B"/>
    <w:rsid w:val="002A455F"/>
    <w:rsid w:val="002A523F"/>
    <w:rsid w:val="002A547E"/>
    <w:rsid w:val="002A745B"/>
    <w:rsid w:val="002A7B4B"/>
    <w:rsid w:val="002B08C7"/>
    <w:rsid w:val="002B210D"/>
    <w:rsid w:val="002B51F9"/>
    <w:rsid w:val="002B6852"/>
    <w:rsid w:val="002B69E5"/>
    <w:rsid w:val="002C31B5"/>
    <w:rsid w:val="002C3748"/>
    <w:rsid w:val="002C3C9A"/>
    <w:rsid w:val="002C584D"/>
    <w:rsid w:val="002C702D"/>
    <w:rsid w:val="002C7156"/>
    <w:rsid w:val="002D2BF1"/>
    <w:rsid w:val="002D31B2"/>
    <w:rsid w:val="002D377E"/>
    <w:rsid w:val="002D4092"/>
    <w:rsid w:val="002D4EF7"/>
    <w:rsid w:val="002D709D"/>
    <w:rsid w:val="002D7A29"/>
    <w:rsid w:val="002E0042"/>
    <w:rsid w:val="002E056F"/>
    <w:rsid w:val="002E1E97"/>
    <w:rsid w:val="002E2D08"/>
    <w:rsid w:val="002E44DA"/>
    <w:rsid w:val="002E543D"/>
    <w:rsid w:val="002F160E"/>
    <w:rsid w:val="002F1B1E"/>
    <w:rsid w:val="002F350E"/>
    <w:rsid w:val="002F428F"/>
    <w:rsid w:val="002F7BA5"/>
    <w:rsid w:val="002F7DD6"/>
    <w:rsid w:val="00300436"/>
    <w:rsid w:val="00301499"/>
    <w:rsid w:val="00302597"/>
    <w:rsid w:val="00302843"/>
    <w:rsid w:val="00303DF0"/>
    <w:rsid w:val="003060EE"/>
    <w:rsid w:val="00306472"/>
    <w:rsid w:val="00306A96"/>
    <w:rsid w:val="003076FA"/>
    <w:rsid w:val="00310C1A"/>
    <w:rsid w:val="00311260"/>
    <w:rsid w:val="003133AE"/>
    <w:rsid w:val="00313C16"/>
    <w:rsid w:val="003147D3"/>
    <w:rsid w:val="00314844"/>
    <w:rsid w:val="00315C95"/>
    <w:rsid w:val="00315CD5"/>
    <w:rsid w:val="0032062D"/>
    <w:rsid w:val="003206AD"/>
    <w:rsid w:val="00321DAC"/>
    <w:rsid w:val="00322FE0"/>
    <w:rsid w:val="0032314B"/>
    <w:rsid w:val="003314AE"/>
    <w:rsid w:val="003314C9"/>
    <w:rsid w:val="0033267B"/>
    <w:rsid w:val="003338F6"/>
    <w:rsid w:val="0034056A"/>
    <w:rsid w:val="003416D0"/>
    <w:rsid w:val="00341701"/>
    <w:rsid w:val="00341846"/>
    <w:rsid w:val="0034296A"/>
    <w:rsid w:val="00342E5D"/>
    <w:rsid w:val="0034318B"/>
    <w:rsid w:val="00344B15"/>
    <w:rsid w:val="00344DB4"/>
    <w:rsid w:val="00346378"/>
    <w:rsid w:val="00346F1D"/>
    <w:rsid w:val="00351AA2"/>
    <w:rsid w:val="00351E99"/>
    <w:rsid w:val="00352A97"/>
    <w:rsid w:val="00352D5F"/>
    <w:rsid w:val="003537E2"/>
    <w:rsid w:val="0035403D"/>
    <w:rsid w:val="00354417"/>
    <w:rsid w:val="003546C4"/>
    <w:rsid w:val="003567BA"/>
    <w:rsid w:val="00357784"/>
    <w:rsid w:val="0036238F"/>
    <w:rsid w:val="00362449"/>
    <w:rsid w:val="003628D1"/>
    <w:rsid w:val="00364918"/>
    <w:rsid w:val="00364A36"/>
    <w:rsid w:val="00366352"/>
    <w:rsid w:val="003667D1"/>
    <w:rsid w:val="003701AC"/>
    <w:rsid w:val="0037086E"/>
    <w:rsid w:val="003711DE"/>
    <w:rsid w:val="00373089"/>
    <w:rsid w:val="0038229B"/>
    <w:rsid w:val="0038250B"/>
    <w:rsid w:val="003838EE"/>
    <w:rsid w:val="0038491B"/>
    <w:rsid w:val="00384AEC"/>
    <w:rsid w:val="00384B70"/>
    <w:rsid w:val="00385998"/>
    <w:rsid w:val="00385CFE"/>
    <w:rsid w:val="00386E33"/>
    <w:rsid w:val="00390398"/>
    <w:rsid w:val="00390E06"/>
    <w:rsid w:val="003938BA"/>
    <w:rsid w:val="003938FB"/>
    <w:rsid w:val="0039687F"/>
    <w:rsid w:val="003969DF"/>
    <w:rsid w:val="003A0AAB"/>
    <w:rsid w:val="003A4C17"/>
    <w:rsid w:val="003A667C"/>
    <w:rsid w:val="003A7A82"/>
    <w:rsid w:val="003B2571"/>
    <w:rsid w:val="003B2E5D"/>
    <w:rsid w:val="003B4D7A"/>
    <w:rsid w:val="003B65B3"/>
    <w:rsid w:val="003B69E4"/>
    <w:rsid w:val="003C31A9"/>
    <w:rsid w:val="003C3CAC"/>
    <w:rsid w:val="003C460A"/>
    <w:rsid w:val="003C5ED2"/>
    <w:rsid w:val="003C68CE"/>
    <w:rsid w:val="003C77B1"/>
    <w:rsid w:val="003C7E0C"/>
    <w:rsid w:val="003D06FE"/>
    <w:rsid w:val="003D0A46"/>
    <w:rsid w:val="003D0D89"/>
    <w:rsid w:val="003D0E46"/>
    <w:rsid w:val="003D1126"/>
    <w:rsid w:val="003D2E96"/>
    <w:rsid w:val="003D34FD"/>
    <w:rsid w:val="003D3B96"/>
    <w:rsid w:val="003D3D24"/>
    <w:rsid w:val="003D4EA6"/>
    <w:rsid w:val="003D51A9"/>
    <w:rsid w:val="003D6562"/>
    <w:rsid w:val="003D7D44"/>
    <w:rsid w:val="003D7DD6"/>
    <w:rsid w:val="003E2992"/>
    <w:rsid w:val="003E48BD"/>
    <w:rsid w:val="003E5714"/>
    <w:rsid w:val="003E606C"/>
    <w:rsid w:val="003E7949"/>
    <w:rsid w:val="003E7DC2"/>
    <w:rsid w:val="003F0770"/>
    <w:rsid w:val="003F2FA6"/>
    <w:rsid w:val="003F35C4"/>
    <w:rsid w:val="003F5F5B"/>
    <w:rsid w:val="003F7253"/>
    <w:rsid w:val="00400496"/>
    <w:rsid w:val="00400E35"/>
    <w:rsid w:val="0040255F"/>
    <w:rsid w:val="00402BC6"/>
    <w:rsid w:val="00402E69"/>
    <w:rsid w:val="004031E2"/>
    <w:rsid w:val="00403BB0"/>
    <w:rsid w:val="00403E89"/>
    <w:rsid w:val="004051E5"/>
    <w:rsid w:val="00405998"/>
    <w:rsid w:val="00406C49"/>
    <w:rsid w:val="00407149"/>
    <w:rsid w:val="00407EB7"/>
    <w:rsid w:val="00410343"/>
    <w:rsid w:val="004104DA"/>
    <w:rsid w:val="00410654"/>
    <w:rsid w:val="00411825"/>
    <w:rsid w:val="004124F2"/>
    <w:rsid w:val="00413752"/>
    <w:rsid w:val="00413F9F"/>
    <w:rsid w:val="004149E6"/>
    <w:rsid w:val="00414E06"/>
    <w:rsid w:val="0041635E"/>
    <w:rsid w:val="00417729"/>
    <w:rsid w:val="00420784"/>
    <w:rsid w:val="004209A4"/>
    <w:rsid w:val="004236FB"/>
    <w:rsid w:val="00424CDD"/>
    <w:rsid w:val="004257E0"/>
    <w:rsid w:val="00425A5C"/>
    <w:rsid w:val="00425AD4"/>
    <w:rsid w:val="004300AA"/>
    <w:rsid w:val="004318BE"/>
    <w:rsid w:val="0043439C"/>
    <w:rsid w:val="0043519B"/>
    <w:rsid w:val="00435778"/>
    <w:rsid w:val="00436948"/>
    <w:rsid w:val="0043756E"/>
    <w:rsid w:val="00440373"/>
    <w:rsid w:val="0044069F"/>
    <w:rsid w:val="004420CD"/>
    <w:rsid w:val="00444003"/>
    <w:rsid w:val="0044595E"/>
    <w:rsid w:val="00445B74"/>
    <w:rsid w:val="0045030C"/>
    <w:rsid w:val="004547FB"/>
    <w:rsid w:val="00454C51"/>
    <w:rsid w:val="00455C20"/>
    <w:rsid w:val="004562B2"/>
    <w:rsid w:val="00456CEA"/>
    <w:rsid w:val="00457609"/>
    <w:rsid w:val="00457DB7"/>
    <w:rsid w:val="0046086C"/>
    <w:rsid w:val="004608EB"/>
    <w:rsid w:val="00462AF8"/>
    <w:rsid w:val="00465000"/>
    <w:rsid w:val="0046588D"/>
    <w:rsid w:val="004659FD"/>
    <w:rsid w:val="00465D57"/>
    <w:rsid w:val="00466B90"/>
    <w:rsid w:val="00470400"/>
    <w:rsid w:val="004710B8"/>
    <w:rsid w:val="00471457"/>
    <w:rsid w:val="00471D5F"/>
    <w:rsid w:val="00471E5D"/>
    <w:rsid w:val="00473166"/>
    <w:rsid w:val="00473961"/>
    <w:rsid w:val="00473E7F"/>
    <w:rsid w:val="00475681"/>
    <w:rsid w:val="00476ADC"/>
    <w:rsid w:val="00477350"/>
    <w:rsid w:val="00481FF0"/>
    <w:rsid w:val="00482209"/>
    <w:rsid w:val="00482483"/>
    <w:rsid w:val="004835CF"/>
    <w:rsid w:val="00484501"/>
    <w:rsid w:val="00485588"/>
    <w:rsid w:val="00485C34"/>
    <w:rsid w:val="0048743B"/>
    <w:rsid w:val="00487707"/>
    <w:rsid w:val="004931D5"/>
    <w:rsid w:val="0049411A"/>
    <w:rsid w:val="004946B3"/>
    <w:rsid w:val="00496EA3"/>
    <w:rsid w:val="004A0150"/>
    <w:rsid w:val="004A1147"/>
    <w:rsid w:val="004A1A04"/>
    <w:rsid w:val="004A28BB"/>
    <w:rsid w:val="004A39E9"/>
    <w:rsid w:val="004A3ACF"/>
    <w:rsid w:val="004A3B00"/>
    <w:rsid w:val="004A546B"/>
    <w:rsid w:val="004A5ACC"/>
    <w:rsid w:val="004B07FF"/>
    <w:rsid w:val="004B2AF2"/>
    <w:rsid w:val="004B58A4"/>
    <w:rsid w:val="004B6155"/>
    <w:rsid w:val="004B7407"/>
    <w:rsid w:val="004C1D7E"/>
    <w:rsid w:val="004C1E05"/>
    <w:rsid w:val="004C2E9A"/>
    <w:rsid w:val="004C32B8"/>
    <w:rsid w:val="004C3902"/>
    <w:rsid w:val="004C6DAC"/>
    <w:rsid w:val="004C78D8"/>
    <w:rsid w:val="004D0411"/>
    <w:rsid w:val="004D3E4F"/>
    <w:rsid w:val="004D6B6F"/>
    <w:rsid w:val="004E01E8"/>
    <w:rsid w:val="004E02A0"/>
    <w:rsid w:val="004E09CD"/>
    <w:rsid w:val="004E11D6"/>
    <w:rsid w:val="004E14BF"/>
    <w:rsid w:val="004E1C71"/>
    <w:rsid w:val="004E334E"/>
    <w:rsid w:val="004E37D3"/>
    <w:rsid w:val="004E3C8E"/>
    <w:rsid w:val="004E4555"/>
    <w:rsid w:val="004E668C"/>
    <w:rsid w:val="004E712E"/>
    <w:rsid w:val="004E73E8"/>
    <w:rsid w:val="004E781A"/>
    <w:rsid w:val="004F193C"/>
    <w:rsid w:val="004F1A4F"/>
    <w:rsid w:val="004F1F95"/>
    <w:rsid w:val="004F26F2"/>
    <w:rsid w:val="004F3D9D"/>
    <w:rsid w:val="0050182A"/>
    <w:rsid w:val="00502558"/>
    <w:rsid w:val="0050277E"/>
    <w:rsid w:val="00502808"/>
    <w:rsid w:val="00502A83"/>
    <w:rsid w:val="00502BFF"/>
    <w:rsid w:val="00503717"/>
    <w:rsid w:val="00503B44"/>
    <w:rsid w:val="00503FAA"/>
    <w:rsid w:val="00504ED2"/>
    <w:rsid w:val="00507BFE"/>
    <w:rsid w:val="005118F3"/>
    <w:rsid w:val="00511B9B"/>
    <w:rsid w:val="00512627"/>
    <w:rsid w:val="0051334D"/>
    <w:rsid w:val="00513686"/>
    <w:rsid w:val="00513E5A"/>
    <w:rsid w:val="00513ECE"/>
    <w:rsid w:val="00514B26"/>
    <w:rsid w:val="005176E1"/>
    <w:rsid w:val="00520F1D"/>
    <w:rsid w:val="0052199B"/>
    <w:rsid w:val="00522446"/>
    <w:rsid w:val="00522B3B"/>
    <w:rsid w:val="00527C1C"/>
    <w:rsid w:val="005308A6"/>
    <w:rsid w:val="00530C0A"/>
    <w:rsid w:val="005324D2"/>
    <w:rsid w:val="0053359B"/>
    <w:rsid w:val="0053365C"/>
    <w:rsid w:val="00534CC9"/>
    <w:rsid w:val="00537189"/>
    <w:rsid w:val="005402C3"/>
    <w:rsid w:val="005411F4"/>
    <w:rsid w:val="00541A43"/>
    <w:rsid w:val="00541E6A"/>
    <w:rsid w:val="005426D0"/>
    <w:rsid w:val="00542D95"/>
    <w:rsid w:val="0054329E"/>
    <w:rsid w:val="00543DAC"/>
    <w:rsid w:val="00545FE2"/>
    <w:rsid w:val="00551676"/>
    <w:rsid w:val="00551A34"/>
    <w:rsid w:val="0055290A"/>
    <w:rsid w:val="005533AD"/>
    <w:rsid w:val="00553883"/>
    <w:rsid w:val="00553A55"/>
    <w:rsid w:val="00555006"/>
    <w:rsid w:val="00555D67"/>
    <w:rsid w:val="005563A5"/>
    <w:rsid w:val="00561111"/>
    <w:rsid w:val="005624ED"/>
    <w:rsid w:val="00564757"/>
    <w:rsid w:val="00566C9E"/>
    <w:rsid w:val="00567299"/>
    <w:rsid w:val="00570116"/>
    <w:rsid w:val="005705C1"/>
    <w:rsid w:val="00571237"/>
    <w:rsid w:val="00572F8D"/>
    <w:rsid w:val="00573598"/>
    <w:rsid w:val="00573739"/>
    <w:rsid w:val="00573C88"/>
    <w:rsid w:val="0057534E"/>
    <w:rsid w:val="0057726E"/>
    <w:rsid w:val="00577BCF"/>
    <w:rsid w:val="00577C5D"/>
    <w:rsid w:val="00581B25"/>
    <w:rsid w:val="005824DA"/>
    <w:rsid w:val="005833CA"/>
    <w:rsid w:val="0059093A"/>
    <w:rsid w:val="00592AE2"/>
    <w:rsid w:val="0059423B"/>
    <w:rsid w:val="00594406"/>
    <w:rsid w:val="00594535"/>
    <w:rsid w:val="00595097"/>
    <w:rsid w:val="00596866"/>
    <w:rsid w:val="00596B8B"/>
    <w:rsid w:val="00596DB4"/>
    <w:rsid w:val="005970D3"/>
    <w:rsid w:val="00597125"/>
    <w:rsid w:val="00597A41"/>
    <w:rsid w:val="00597EF9"/>
    <w:rsid w:val="005A01B9"/>
    <w:rsid w:val="005A07BC"/>
    <w:rsid w:val="005A0B8D"/>
    <w:rsid w:val="005A1C59"/>
    <w:rsid w:val="005A291C"/>
    <w:rsid w:val="005A30F6"/>
    <w:rsid w:val="005A31A3"/>
    <w:rsid w:val="005A4B59"/>
    <w:rsid w:val="005A5CCC"/>
    <w:rsid w:val="005A5FC2"/>
    <w:rsid w:val="005A7FD3"/>
    <w:rsid w:val="005B075E"/>
    <w:rsid w:val="005B2B5A"/>
    <w:rsid w:val="005B2C7F"/>
    <w:rsid w:val="005B533A"/>
    <w:rsid w:val="005B6957"/>
    <w:rsid w:val="005C0D54"/>
    <w:rsid w:val="005C155E"/>
    <w:rsid w:val="005C2A49"/>
    <w:rsid w:val="005C4D5D"/>
    <w:rsid w:val="005C6785"/>
    <w:rsid w:val="005C7542"/>
    <w:rsid w:val="005C785F"/>
    <w:rsid w:val="005C7920"/>
    <w:rsid w:val="005D0890"/>
    <w:rsid w:val="005D103F"/>
    <w:rsid w:val="005D2359"/>
    <w:rsid w:val="005D2760"/>
    <w:rsid w:val="005D3E64"/>
    <w:rsid w:val="005D4BC0"/>
    <w:rsid w:val="005D4DEA"/>
    <w:rsid w:val="005D68BA"/>
    <w:rsid w:val="005E1C38"/>
    <w:rsid w:val="005E1E6A"/>
    <w:rsid w:val="005E287F"/>
    <w:rsid w:val="005E39F9"/>
    <w:rsid w:val="005E3F6F"/>
    <w:rsid w:val="005E77A3"/>
    <w:rsid w:val="005F1DE4"/>
    <w:rsid w:val="005F285C"/>
    <w:rsid w:val="005F28AA"/>
    <w:rsid w:val="005F37A3"/>
    <w:rsid w:val="005F5267"/>
    <w:rsid w:val="005F70AA"/>
    <w:rsid w:val="006007EE"/>
    <w:rsid w:val="00601E96"/>
    <w:rsid w:val="006037D1"/>
    <w:rsid w:val="00605908"/>
    <w:rsid w:val="00605B9D"/>
    <w:rsid w:val="00606094"/>
    <w:rsid w:val="006079B8"/>
    <w:rsid w:val="00611885"/>
    <w:rsid w:val="00611FFC"/>
    <w:rsid w:val="00612228"/>
    <w:rsid w:val="0061318E"/>
    <w:rsid w:val="00613D9E"/>
    <w:rsid w:val="00614567"/>
    <w:rsid w:val="006145C5"/>
    <w:rsid w:val="006151DA"/>
    <w:rsid w:val="00616C93"/>
    <w:rsid w:val="00616D46"/>
    <w:rsid w:val="00616F01"/>
    <w:rsid w:val="00617839"/>
    <w:rsid w:val="006202CC"/>
    <w:rsid w:val="00621639"/>
    <w:rsid w:val="00622057"/>
    <w:rsid w:val="00622108"/>
    <w:rsid w:val="0062234A"/>
    <w:rsid w:val="00623A56"/>
    <w:rsid w:val="00630180"/>
    <w:rsid w:val="00631253"/>
    <w:rsid w:val="006313A4"/>
    <w:rsid w:val="00631419"/>
    <w:rsid w:val="0063696C"/>
    <w:rsid w:val="00636AD9"/>
    <w:rsid w:val="00637BE4"/>
    <w:rsid w:val="006422B6"/>
    <w:rsid w:val="006427E1"/>
    <w:rsid w:val="006431BC"/>
    <w:rsid w:val="006441C5"/>
    <w:rsid w:val="00644BEE"/>
    <w:rsid w:val="00646AB7"/>
    <w:rsid w:val="00647E57"/>
    <w:rsid w:val="00650F57"/>
    <w:rsid w:val="00651481"/>
    <w:rsid w:val="0065157E"/>
    <w:rsid w:val="0065179B"/>
    <w:rsid w:val="006518CD"/>
    <w:rsid w:val="00652537"/>
    <w:rsid w:val="00654536"/>
    <w:rsid w:val="00655394"/>
    <w:rsid w:val="006565F7"/>
    <w:rsid w:val="00657A9B"/>
    <w:rsid w:val="0066088D"/>
    <w:rsid w:val="00660D70"/>
    <w:rsid w:val="00660EF9"/>
    <w:rsid w:val="006611A5"/>
    <w:rsid w:val="00661AD2"/>
    <w:rsid w:val="0066229A"/>
    <w:rsid w:val="006624D2"/>
    <w:rsid w:val="0066319A"/>
    <w:rsid w:val="00664D85"/>
    <w:rsid w:val="00665868"/>
    <w:rsid w:val="00666756"/>
    <w:rsid w:val="00667A9A"/>
    <w:rsid w:val="00667CC6"/>
    <w:rsid w:val="00671BB8"/>
    <w:rsid w:val="0067312E"/>
    <w:rsid w:val="00673736"/>
    <w:rsid w:val="0067504A"/>
    <w:rsid w:val="00676F42"/>
    <w:rsid w:val="00677059"/>
    <w:rsid w:val="00677558"/>
    <w:rsid w:val="00677BD3"/>
    <w:rsid w:val="0068104E"/>
    <w:rsid w:val="00682C21"/>
    <w:rsid w:val="00682C91"/>
    <w:rsid w:val="006846ED"/>
    <w:rsid w:val="00685C7A"/>
    <w:rsid w:val="00686EA0"/>
    <w:rsid w:val="00690D2C"/>
    <w:rsid w:val="0069351D"/>
    <w:rsid w:val="00695FE8"/>
    <w:rsid w:val="0069617F"/>
    <w:rsid w:val="00696F2A"/>
    <w:rsid w:val="00697C2D"/>
    <w:rsid w:val="006A008F"/>
    <w:rsid w:val="006A1903"/>
    <w:rsid w:val="006A220D"/>
    <w:rsid w:val="006A2B01"/>
    <w:rsid w:val="006A2EDE"/>
    <w:rsid w:val="006A3D0A"/>
    <w:rsid w:val="006A3FF0"/>
    <w:rsid w:val="006A4AC7"/>
    <w:rsid w:val="006A4AF1"/>
    <w:rsid w:val="006A5A3A"/>
    <w:rsid w:val="006A6370"/>
    <w:rsid w:val="006A66C8"/>
    <w:rsid w:val="006A7191"/>
    <w:rsid w:val="006A7426"/>
    <w:rsid w:val="006B0024"/>
    <w:rsid w:val="006B0A96"/>
    <w:rsid w:val="006B1023"/>
    <w:rsid w:val="006B25AD"/>
    <w:rsid w:val="006B2B16"/>
    <w:rsid w:val="006B336D"/>
    <w:rsid w:val="006B399C"/>
    <w:rsid w:val="006B440E"/>
    <w:rsid w:val="006B45E0"/>
    <w:rsid w:val="006B5017"/>
    <w:rsid w:val="006B522E"/>
    <w:rsid w:val="006B5B38"/>
    <w:rsid w:val="006B734D"/>
    <w:rsid w:val="006B7687"/>
    <w:rsid w:val="006C0C88"/>
    <w:rsid w:val="006C16A0"/>
    <w:rsid w:val="006C17BB"/>
    <w:rsid w:val="006C2462"/>
    <w:rsid w:val="006C27E6"/>
    <w:rsid w:val="006C4AF2"/>
    <w:rsid w:val="006C6F49"/>
    <w:rsid w:val="006C72EF"/>
    <w:rsid w:val="006C73CE"/>
    <w:rsid w:val="006D05EE"/>
    <w:rsid w:val="006D1377"/>
    <w:rsid w:val="006D1B06"/>
    <w:rsid w:val="006D2100"/>
    <w:rsid w:val="006D38A4"/>
    <w:rsid w:val="006D6663"/>
    <w:rsid w:val="006D6998"/>
    <w:rsid w:val="006D6F3B"/>
    <w:rsid w:val="006D706B"/>
    <w:rsid w:val="006E0068"/>
    <w:rsid w:val="006E341E"/>
    <w:rsid w:val="006E4938"/>
    <w:rsid w:val="006E5471"/>
    <w:rsid w:val="006E7303"/>
    <w:rsid w:val="006E737D"/>
    <w:rsid w:val="006F2BDE"/>
    <w:rsid w:val="006F3F80"/>
    <w:rsid w:val="006F4231"/>
    <w:rsid w:val="006F58C7"/>
    <w:rsid w:val="006F5A03"/>
    <w:rsid w:val="006F5F7E"/>
    <w:rsid w:val="006F6533"/>
    <w:rsid w:val="006F65C6"/>
    <w:rsid w:val="007002AC"/>
    <w:rsid w:val="007039C6"/>
    <w:rsid w:val="00703B1D"/>
    <w:rsid w:val="00704BC7"/>
    <w:rsid w:val="00704CEE"/>
    <w:rsid w:val="00704DC9"/>
    <w:rsid w:val="00704E44"/>
    <w:rsid w:val="0070686B"/>
    <w:rsid w:val="00707051"/>
    <w:rsid w:val="00707475"/>
    <w:rsid w:val="00710730"/>
    <w:rsid w:val="007134CF"/>
    <w:rsid w:val="0071735B"/>
    <w:rsid w:val="00720312"/>
    <w:rsid w:val="007204BB"/>
    <w:rsid w:val="00725163"/>
    <w:rsid w:val="00725B42"/>
    <w:rsid w:val="00725F89"/>
    <w:rsid w:val="007261AC"/>
    <w:rsid w:val="00726F91"/>
    <w:rsid w:val="00732CD0"/>
    <w:rsid w:val="00733CBF"/>
    <w:rsid w:val="00733E57"/>
    <w:rsid w:val="00735CC8"/>
    <w:rsid w:val="007368D3"/>
    <w:rsid w:val="00740B55"/>
    <w:rsid w:val="00742030"/>
    <w:rsid w:val="00743FC4"/>
    <w:rsid w:val="007446B3"/>
    <w:rsid w:val="0074536C"/>
    <w:rsid w:val="00746EE5"/>
    <w:rsid w:val="0075055E"/>
    <w:rsid w:val="00750FF4"/>
    <w:rsid w:val="00752C7E"/>
    <w:rsid w:val="00753ED2"/>
    <w:rsid w:val="0075452B"/>
    <w:rsid w:val="00755A4D"/>
    <w:rsid w:val="007566A2"/>
    <w:rsid w:val="00757A30"/>
    <w:rsid w:val="007648A9"/>
    <w:rsid w:val="00766A08"/>
    <w:rsid w:val="00766C66"/>
    <w:rsid w:val="007672FC"/>
    <w:rsid w:val="00770AE9"/>
    <w:rsid w:val="00771381"/>
    <w:rsid w:val="007724BA"/>
    <w:rsid w:val="007737A1"/>
    <w:rsid w:val="0077439C"/>
    <w:rsid w:val="00774CF8"/>
    <w:rsid w:val="00775D6E"/>
    <w:rsid w:val="0077629D"/>
    <w:rsid w:val="0077676C"/>
    <w:rsid w:val="007805A9"/>
    <w:rsid w:val="0078119D"/>
    <w:rsid w:val="00781D19"/>
    <w:rsid w:val="0078227E"/>
    <w:rsid w:val="0078327E"/>
    <w:rsid w:val="00784823"/>
    <w:rsid w:val="00786A59"/>
    <w:rsid w:val="00787035"/>
    <w:rsid w:val="007903AD"/>
    <w:rsid w:val="00790DC4"/>
    <w:rsid w:val="00792BF7"/>
    <w:rsid w:val="007940A7"/>
    <w:rsid w:val="00796F74"/>
    <w:rsid w:val="007971EF"/>
    <w:rsid w:val="007A15D1"/>
    <w:rsid w:val="007A2417"/>
    <w:rsid w:val="007A2DF6"/>
    <w:rsid w:val="007A4EF0"/>
    <w:rsid w:val="007A5441"/>
    <w:rsid w:val="007A549A"/>
    <w:rsid w:val="007B003D"/>
    <w:rsid w:val="007B00CB"/>
    <w:rsid w:val="007B1486"/>
    <w:rsid w:val="007B18A2"/>
    <w:rsid w:val="007B3161"/>
    <w:rsid w:val="007B36AC"/>
    <w:rsid w:val="007B3C22"/>
    <w:rsid w:val="007B6693"/>
    <w:rsid w:val="007C23A8"/>
    <w:rsid w:val="007C246B"/>
    <w:rsid w:val="007C54EE"/>
    <w:rsid w:val="007C6839"/>
    <w:rsid w:val="007C6BAB"/>
    <w:rsid w:val="007C7E55"/>
    <w:rsid w:val="007D0965"/>
    <w:rsid w:val="007D1630"/>
    <w:rsid w:val="007D1C31"/>
    <w:rsid w:val="007D2B00"/>
    <w:rsid w:val="007D2CFA"/>
    <w:rsid w:val="007D3330"/>
    <w:rsid w:val="007D6837"/>
    <w:rsid w:val="007D7F23"/>
    <w:rsid w:val="007E039A"/>
    <w:rsid w:val="007E24B6"/>
    <w:rsid w:val="007E2CC7"/>
    <w:rsid w:val="007E3B79"/>
    <w:rsid w:val="007E46E1"/>
    <w:rsid w:val="007E51AA"/>
    <w:rsid w:val="007E558B"/>
    <w:rsid w:val="007E6123"/>
    <w:rsid w:val="007F10D2"/>
    <w:rsid w:val="007F11B0"/>
    <w:rsid w:val="007F1F0D"/>
    <w:rsid w:val="007F31E4"/>
    <w:rsid w:val="007F3943"/>
    <w:rsid w:val="007F3F49"/>
    <w:rsid w:val="007F438A"/>
    <w:rsid w:val="007F5E7A"/>
    <w:rsid w:val="007F7115"/>
    <w:rsid w:val="007F7546"/>
    <w:rsid w:val="00800FC6"/>
    <w:rsid w:val="008010DD"/>
    <w:rsid w:val="008015A7"/>
    <w:rsid w:val="008016F4"/>
    <w:rsid w:val="00803599"/>
    <w:rsid w:val="00805CAE"/>
    <w:rsid w:val="00806D8E"/>
    <w:rsid w:val="00806FBA"/>
    <w:rsid w:val="00807636"/>
    <w:rsid w:val="0081073B"/>
    <w:rsid w:val="00812D9D"/>
    <w:rsid w:val="0081306F"/>
    <w:rsid w:val="00813A94"/>
    <w:rsid w:val="00815A01"/>
    <w:rsid w:val="0081719A"/>
    <w:rsid w:val="00820C3E"/>
    <w:rsid w:val="00821C92"/>
    <w:rsid w:val="00821FC7"/>
    <w:rsid w:val="00822BDC"/>
    <w:rsid w:val="0082342E"/>
    <w:rsid w:val="008247D5"/>
    <w:rsid w:val="00831923"/>
    <w:rsid w:val="00832DE1"/>
    <w:rsid w:val="00833920"/>
    <w:rsid w:val="00834133"/>
    <w:rsid w:val="00834DDD"/>
    <w:rsid w:val="008353AF"/>
    <w:rsid w:val="00837818"/>
    <w:rsid w:val="008402DF"/>
    <w:rsid w:val="00841398"/>
    <w:rsid w:val="00841969"/>
    <w:rsid w:val="008430D6"/>
    <w:rsid w:val="008431D7"/>
    <w:rsid w:val="008436C9"/>
    <w:rsid w:val="008450E3"/>
    <w:rsid w:val="00845525"/>
    <w:rsid w:val="00846F44"/>
    <w:rsid w:val="008471C6"/>
    <w:rsid w:val="00850292"/>
    <w:rsid w:val="00851BAE"/>
    <w:rsid w:val="00851CC4"/>
    <w:rsid w:val="00852CA0"/>
    <w:rsid w:val="00854CD3"/>
    <w:rsid w:val="00854D77"/>
    <w:rsid w:val="00857D50"/>
    <w:rsid w:val="00861443"/>
    <w:rsid w:val="00861836"/>
    <w:rsid w:val="00861888"/>
    <w:rsid w:val="00862A15"/>
    <w:rsid w:val="00863F84"/>
    <w:rsid w:val="00865229"/>
    <w:rsid w:val="00865EC3"/>
    <w:rsid w:val="008673AE"/>
    <w:rsid w:val="00870907"/>
    <w:rsid w:val="00871DC8"/>
    <w:rsid w:val="00872039"/>
    <w:rsid w:val="008726FA"/>
    <w:rsid w:val="00876828"/>
    <w:rsid w:val="00876E5D"/>
    <w:rsid w:val="008771D3"/>
    <w:rsid w:val="00881343"/>
    <w:rsid w:val="00882458"/>
    <w:rsid w:val="00882614"/>
    <w:rsid w:val="008836B6"/>
    <w:rsid w:val="00884270"/>
    <w:rsid w:val="00884592"/>
    <w:rsid w:val="0088494B"/>
    <w:rsid w:val="0088616E"/>
    <w:rsid w:val="00886653"/>
    <w:rsid w:val="008916B3"/>
    <w:rsid w:val="00892AC8"/>
    <w:rsid w:val="0089423C"/>
    <w:rsid w:val="00894CED"/>
    <w:rsid w:val="008959DB"/>
    <w:rsid w:val="00895DDF"/>
    <w:rsid w:val="0089770B"/>
    <w:rsid w:val="00897799"/>
    <w:rsid w:val="008A0335"/>
    <w:rsid w:val="008A08D3"/>
    <w:rsid w:val="008A0C4E"/>
    <w:rsid w:val="008A134E"/>
    <w:rsid w:val="008A40CC"/>
    <w:rsid w:val="008A42D8"/>
    <w:rsid w:val="008B08D1"/>
    <w:rsid w:val="008B17BA"/>
    <w:rsid w:val="008B1A45"/>
    <w:rsid w:val="008B24D3"/>
    <w:rsid w:val="008B2E7B"/>
    <w:rsid w:val="008B6A68"/>
    <w:rsid w:val="008C0A04"/>
    <w:rsid w:val="008C244D"/>
    <w:rsid w:val="008C3700"/>
    <w:rsid w:val="008C611D"/>
    <w:rsid w:val="008C726C"/>
    <w:rsid w:val="008D0194"/>
    <w:rsid w:val="008D0FD0"/>
    <w:rsid w:val="008D220C"/>
    <w:rsid w:val="008D2512"/>
    <w:rsid w:val="008D2691"/>
    <w:rsid w:val="008D36AF"/>
    <w:rsid w:val="008D3A0C"/>
    <w:rsid w:val="008D4783"/>
    <w:rsid w:val="008D5915"/>
    <w:rsid w:val="008D5A6D"/>
    <w:rsid w:val="008D7FB4"/>
    <w:rsid w:val="008E0593"/>
    <w:rsid w:val="008E2341"/>
    <w:rsid w:val="008E29A4"/>
    <w:rsid w:val="008E343B"/>
    <w:rsid w:val="008E4504"/>
    <w:rsid w:val="008E794C"/>
    <w:rsid w:val="008E7E2A"/>
    <w:rsid w:val="008F0DFF"/>
    <w:rsid w:val="008F151A"/>
    <w:rsid w:val="008F1BF3"/>
    <w:rsid w:val="008F3C8A"/>
    <w:rsid w:val="008F63D7"/>
    <w:rsid w:val="00900EE8"/>
    <w:rsid w:val="009025B2"/>
    <w:rsid w:val="0090352D"/>
    <w:rsid w:val="00905B40"/>
    <w:rsid w:val="00905BCB"/>
    <w:rsid w:val="00906195"/>
    <w:rsid w:val="00906D9F"/>
    <w:rsid w:val="00913AD3"/>
    <w:rsid w:val="009144D9"/>
    <w:rsid w:val="0091516B"/>
    <w:rsid w:val="0091604B"/>
    <w:rsid w:val="00916A25"/>
    <w:rsid w:val="0091721C"/>
    <w:rsid w:val="0091766C"/>
    <w:rsid w:val="009213FB"/>
    <w:rsid w:val="00921616"/>
    <w:rsid w:val="009231B4"/>
    <w:rsid w:val="009237E7"/>
    <w:rsid w:val="00924A99"/>
    <w:rsid w:val="00925BAE"/>
    <w:rsid w:val="00926E42"/>
    <w:rsid w:val="00930B06"/>
    <w:rsid w:val="00932509"/>
    <w:rsid w:val="0093377A"/>
    <w:rsid w:val="00934466"/>
    <w:rsid w:val="00935B77"/>
    <w:rsid w:val="0093617A"/>
    <w:rsid w:val="00936A6F"/>
    <w:rsid w:val="00937080"/>
    <w:rsid w:val="00937E96"/>
    <w:rsid w:val="00937EE1"/>
    <w:rsid w:val="00942E2F"/>
    <w:rsid w:val="00943FDC"/>
    <w:rsid w:val="009451E8"/>
    <w:rsid w:val="00945C3F"/>
    <w:rsid w:val="00946737"/>
    <w:rsid w:val="00947888"/>
    <w:rsid w:val="0095157F"/>
    <w:rsid w:val="00951C4A"/>
    <w:rsid w:val="00952A0C"/>
    <w:rsid w:val="0095441E"/>
    <w:rsid w:val="00954F15"/>
    <w:rsid w:val="009569C2"/>
    <w:rsid w:val="00956F17"/>
    <w:rsid w:val="00962664"/>
    <w:rsid w:val="009628B2"/>
    <w:rsid w:val="00962E37"/>
    <w:rsid w:val="00963396"/>
    <w:rsid w:val="00965A56"/>
    <w:rsid w:val="00966555"/>
    <w:rsid w:val="00966641"/>
    <w:rsid w:val="009705E6"/>
    <w:rsid w:val="00970F74"/>
    <w:rsid w:val="0097369A"/>
    <w:rsid w:val="00977513"/>
    <w:rsid w:val="00977883"/>
    <w:rsid w:val="0098105E"/>
    <w:rsid w:val="00982759"/>
    <w:rsid w:val="00983425"/>
    <w:rsid w:val="00983819"/>
    <w:rsid w:val="00984785"/>
    <w:rsid w:val="009852F5"/>
    <w:rsid w:val="0098677D"/>
    <w:rsid w:val="00986E24"/>
    <w:rsid w:val="0098722E"/>
    <w:rsid w:val="00987D0B"/>
    <w:rsid w:val="00990303"/>
    <w:rsid w:val="00990563"/>
    <w:rsid w:val="009941FE"/>
    <w:rsid w:val="00995420"/>
    <w:rsid w:val="00995F3F"/>
    <w:rsid w:val="00996238"/>
    <w:rsid w:val="009A04A8"/>
    <w:rsid w:val="009A0BD8"/>
    <w:rsid w:val="009A0D6B"/>
    <w:rsid w:val="009A315E"/>
    <w:rsid w:val="009A3593"/>
    <w:rsid w:val="009A4843"/>
    <w:rsid w:val="009A5A72"/>
    <w:rsid w:val="009A62C6"/>
    <w:rsid w:val="009A7FED"/>
    <w:rsid w:val="009B149E"/>
    <w:rsid w:val="009B2156"/>
    <w:rsid w:val="009B2A3C"/>
    <w:rsid w:val="009B6DDB"/>
    <w:rsid w:val="009B6E67"/>
    <w:rsid w:val="009B7344"/>
    <w:rsid w:val="009B77C2"/>
    <w:rsid w:val="009C0A41"/>
    <w:rsid w:val="009C0D24"/>
    <w:rsid w:val="009C35CA"/>
    <w:rsid w:val="009C50A8"/>
    <w:rsid w:val="009C5191"/>
    <w:rsid w:val="009C5ACA"/>
    <w:rsid w:val="009C6377"/>
    <w:rsid w:val="009C6C8A"/>
    <w:rsid w:val="009C7312"/>
    <w:rsid w:val="009D1FF7"/>
    <w:rsid w:val="009D2038"/>
    <w:rsid w:val="009D24F5"/>
    <w:rsid w:val="009D3BB3"/>
    <w:rsid w:val="009D3C91"/>
    <w:rsid w:val="009D5404"/>
    <w:rsid w:val="009D5F43"/>
    <w:rsid w:val="009D7D44"/>
    <w:rsid w:val="009E0C42"/>
    <w:rsid w:val="009E30FC"/>
    <w:rsid w:val="009E57EB"/>
    <w:rsid w:val="009E6E40"/>
    <w:rsid w:val="009E72B4"/>
    <w:rsid w:val="009F02AF"/>
    <w:rsid w:val="009F06AD"/>
    <w:rsid w:val="009F1B05"/>
    <w:rsid w:val="009F290E"/>
    <w:rsid w:val="009F50E3"/>
    <w:rsid w:val="009F58C7"/>
    <w:rsid w:val="009F596C"/>
    <w:rsid w:val="009F5EC3"/>
    <w:rsid w:val="009F625C"/>
    <w:rsid w:val="009F62AF"/>
    <w:rsid w:val="009F649B"/>
    <w:rsid w:val="009F66B0"/>
    <w:rsid w:val="009F7361"/>
    <w:rsid w:val="00A00084"/>
    <w:rsid w:val="00A041BE"/>
    <w:rsid w:val="00A043BD"/>
    <w:rsid w:val="00A04CDD"/>
    <w:rsid w:val="00A050CF"/>
    <w:rsid w:val="00A06662"/>
    <w:rsid w:val="00A0707D"/>
    <w:rsid w:val="00A123C3"/>
    <w:rsid w:val="00A1244D"/>
    <w:rsid w:val="00A12957"/>
    <w:rsid w:val="00A1398C"/>
    <w:rsid w:val="00A14A34"/>
    <w:rsid w:val="00A157CC"/>
    <w:rsid w:val="00A15EE7"/>
    <w:rsid w:val="00A16259"/>
    <w:rsid w:val="00A16FC0"/>
    <w:rsid w:val="00A17F6D"/>
    <w:rsid w:val="00A2033D"/>
    <w:rsid w:val="00A205B6"/>
    <w:rsid w:val="00A21151"/>
    <w:rsid w:val="00A22C90"/>
    <w:rsid w:val="00A233F8"/>
    <w:rsid w:val="00A24127"/>
    <w:rsid w:val="00A249F4"/>
    <w:rsid w:val="00A279C3"/>
    <w:rsid w:val="00A3019E"/>
    <w:rsid w:val="00A310B6"/>
    <w:rsid w:val="00A344A5"/>
    <w:rsid w:val="00A36413"/>
    <w:rsid w:val="00A43025"/>
    <w:rsid w:val="00A437C2"/>
    <w:rsid w:val="00A45C77"/>
    <w:rsid w:val="00A46226"/>
    <w:rsid w:val="00A465EB"/>
    <w:rsid w:val="00A4663B"/>
    <w:rsid w:val="00A4695F"/>
    <w:rsid w:val="00A50398"/>
    <w:rsid w:val="00A51BC4"/>
    <w:rsid w:val="00A51CA6"/>
    <w:rsid w:val="00A52154"/>
    <w:rsid w:val="00A52232"/>
    <w:rsid w:val="00A5261F"/>
    <w:rsid w:val="00A53D19"/>
    <w:rsid w:val="00A55048"/>
    <w:rsid w:val="00A56AE3"/>
    <w:rsid w:val="00A57B6C"/>
    <w:rsid w:val="00A613F9"/>
    <w:rsid w:val="00A61936"/>
    <w:rsid w:val="00A61E1B"/>
    <w:rsid w:val="00A62253"/>
    <w:rsid w:val="00A6336F"/>
    <w:rsid w:val="00A63CC6"/>
    <w:rsid w:val="00A63D1E"/>
    <w:rsid w:val="00A64DF3"/>
    <w:rsid w:val="00A64F70"/>
    <w:rsid w:val="00A66E91"/>
    <w:rsid w:val="00A67EE8"/>
    <w:rsid w:val="00A72AC2"/>
    <w:rsid w:val="00A730DA"/>
    <w:rsid w:val="00A73BF6"/>
    <w:rsid w:val="00A745D6"/>
    <w:rsid w:val="00A74B58"/>
    <w:rsid w:val="00A75A21"/>
    <w:rsid w:val="00A75E77"/>
    <w:rsid w:val="00A75E7D"/>
    <w:rsid w:val="00A80616"/>
    <w:rsid w:val="00A80C6F"/>
    <w:rsid w:val="00A8166B"/>
    <w:rsid w:val="00A81FCC"/>
    <w:rsid w:val="00A83559"/>
    <w:rsid w:val="00A84190"/>
    <w:rsid w:val="00A843A1"/>
    <w:rsid w:val="00A854E9"/>
    <w:rsid w:val="00A8698A"/>
    <w:rsid w:val="00A87B1A"/>
    <w:rsid w:val="00A87CAB"/>
    <w:rsid w:val="00A903C1"/>
    <w:rsid w:val="00A90532"/>
    <w:rsid w:val="00A90C2A"/>
    <w:rsid w:val="00A9104F"/>
    <w:rsid w:val="00A95684"/>
    <w:rsid w:val="00A966DC"/>
    <w:rsid w:val="00A9675D"/>
    <w:rsid w:val="00A97605"/>
    <w:rsid w:val="00AA078D"/>
    <w:rsid w:val="00AA11D5"/>
    <w:rsid w:val="00AA1434"/>
    <w:rsid w:val="00AA163A"/>
    <w:rsid w:val="00AA178C"/>
    <w:rsid w:val="00AA1C18"/>
    <w:rsid w:val="00AA1FCA"/>
    <w:rsid w:val="00AA22B1"/>
    <w:rsid w:val="00AA31EE"/>
    <w:rsid w:val="00AA4916"/>
    <w:rsid w:val="00AA5D90"/>
    <w:rsid w:val="00AA5E45"/>
    <w:rsid w:val="00AA6040"/>
    <w:rsid w:val="00AA7203"/>
    <w:rsid w:val="00AA7B93"/>
    <w:rsid w:val="00AB0192"/>
    <w:rsid w:val="00AB0F3A"/>
    <w:rsid w:val="00AB1DC5"/>
    <w:rsid w:val="00AB2B69"/>
    <w:rsid w:val="00AB2C0C"/>
    <w:rsid w:val="00AB397E"/>
    <w:rsid w:val="00AB3BF1"/>
    <w:rsid w:val="00AB5710"/>
    <w:rsid w:val="00AC21E3"/>
    <w:rsid w:val="00AC3F9A"/>
    <w:rsid w:val="00AC4953"/>
    <w:rsid w:val="00AC6629"/>
    <w:rsid w:val="00AD0BDE"/>
    <w:rsid w:val="00AD2584"/>
    <w:rsid w:val="00AD2FA7"/>
    <w:rsid w:val="00AD3E4E"/>
    <w:rsid w:val="00AD4366"/>
    <w:rsid w:val="00AD5411"/>
    <w:rsid w:val="00AD7229"/>
    <w:rsid w:val="00AE0660"/>
    <w:rsid w:val="00AE2436"/>
    <w:rsid w:val="00AE2C7F"/>
    <w:rsid w:val="00AE4D47"/>
    <w:rsid w:val="00AE4EB2"/>
    <w:rsid w:val="00AE59A0"/>
    <w:rsid w:val="00AE7FC9"/>
    <w:rsid w:val="00AF0CA6"/>
    <w:rsid w:val="00AF1024"/>
    <w:rsid w:val="00AF29E2"/>
    <w:rsid w:val="00AF6770"/>
    <w:rsid w:val="00B00280"/>
    <w:rsid w:val="00B011E6"/>
    <w:rsid w:val="00B0374E"/>
    <w:rsid w:val="00B03872"/>
    <w:rsid w:val="00B04CF8"/>
    <w:rsid w:val="00B05030"/>
    <w:rsid w:val="00B06D6D"/>
    <w:rsid w:val="00B10BA7"/>
    <w:rsid w:val="00B10DF2"/>
    <w:rsid w:val="00B10F5D"/>
    <w:rsid w:val="00B119E5"/>
    <w:rsid w:val="00B11FAC"/>
    <w:rsid w:val="00B12404"/>
    <w:rsid w:val="00B1405D"/>
    <w:rsid w:val="00B144AD"/>
    <w:rsid w:val="00B15BEA"/>
    <w:rsid w:val="00B15FA6"/>
    <w:rsid w:val="00B212D7"/>
    <w:rsid w:val="00B212EB"/>
    <w:rsid w:val="00B24D25"/>
    <w:rsid w:val="00B2504C"/>
    <w:rsid w:val="00B25103"/>
    <w:rsid w:val="00B2579A"/>
    <w:rsid w:val="00B26B53"/>
    <w:rsid w:val="00B312B8"/>
    <w:rsid w:val="00B32298"/>
    <w:rsid w:val="00B329B5"/>
    <w:rsid w:val="00B32FE8"/>
    <w:rsid w:val="00B3359C"/>
    <w:rsid w:val="00B34A28"/>
    <w:rsid w:val="00B35A15"/>
    <w:rsid w:val="00B35B57"/>
    <w:rsid w:val="00B36894"/>
    <w:rsid w:val="00B40E11"/>
    <w:rsid w:val="00B41515"/>
    <w:rsid w:val="00B41C6F"/>
    <w:rsid w:val="00B43228"/>
    <w:rsid w:val="00B4517A"/>
    <w:rsid w:val="00B4649F"/>
    <w:rsid w:val="00B5009D"/>
    <w:rsid w:val="00B514D2"/>
    <w:rsid w:val="00B51615"/>
    <w:rsid w:val="00B51A24"/>
    <w:rsid w:val="00B52B03"/>
    <w:rsid w:val="00B5424C"/>
    <w:rsid w:val="00B544BB"/>
    <w:rsid w:val="00B60A25"/>
    <w:rsid w:val="00B60AE3"/>
    <w:rsid w:val="00B63662"/>
    <w:rsid w:val="00B64995"/>
    <w:rsid w:val="00B6542F"/>
    <w:rsid w:val="00B66916"/>
    <w:rsid w:val="00B7019D"/>
    <w:rsid w:val="00B702AA"/>
    <w:rsid w:val="00B703FF"/>
    <w:rsid w:val="00B7176A"/>
    <w:rsid w:val="00B75228"/>
    <w:rsid w:val="00B75CB5"/>
    <w:rsid w:val="00B75E4A"/>
    <w:rsid w:val="00B761C7"/>
    <w:rsid w:val="00B76204"/>
    <w:rsid w:val="00B77704"/>
    <w:rsid w:val="00B77E1D"/>
    <w:rsid w:val="00B805E4"/>
    <w:rsid w:val="00B815B3"/>
    <w:rsid w:val="00B817C3"/>
    <w:rsid w:val="00B81E29"/>
    <w:rsid w:val="00B83229"/>
    <w:rsid w:val="00B83C15"/>
    <w:rsid w:val="00B84104"/>
    <w:rsid w:val="00B85B8F"/>
    <w:rsid w:val="00B874EB"/>
    <w:rsid w:val="00B87B96"/>
    <w:rsid w:val="00B90DD4"/>
    <w:rsid w:val="00B92CA2"/>
    <w:rsid w:val="00B9317E"/>
    <w:rsid w:val="00B936DF"/>
    <w:rsid w:val="00B94261"/>
    <w:rsid w:val="00B94337"/>
    <w:rsid w:val="00B949E0"/>
    <w:rsid w:val="00B9698A"/>
    <w:rsid w:val="00BA0C65"/>
    <w:rsid w:val="00BA0E36"/>
    <w:rsid w:val="00BA1BD3"/>
    <w:rsid w:val="00BA2DF7"/>
    <w:rsid w:val="00BA37F7"/>
    <w:rsid w:val="00BA467C"/>
    <w:rsid w:val="00BA6F45"/>
    <w:rsid w:val="00BA7975"/>
    <w:rsid w:val="00BB0A15"/>
    <w:rsid w:val="00BB0DC4"/>
    <w:rsid w:val="00BB1711"/>
    <w:rsid w:val="00BB1F02"/>
    <w:rsid w:val="00BB3A5C"/>
    <w:rsid w:val="00BB550F"/>
    <w:rsid w:val="00BB5AC0"/>
    <w:rsid w:val="00BB798B"/>
    <w:rsid w:val="00BB7D3C"/>
    <w:rsid w:val="00BC106F"/>
    <w:rsid w:val="00BC21EC"/>
    <w:rsid w:val="00BC4EC5"/>
    <w:rsid w:val="00BC5632"/>
    <w:rsid w:val="00BC5C21"/>
    <w:rsid w:val="00BC64D3"/>
    <w:rsid w:val="00BC6B3B"/>
    <w:rsid w:val="00BC6F76"/>
    <w:rsid w:val="00BC72B7"/>
    <w:rsid w:val="00BD05FB"/>
    <w:rsid w:val="00BD1A62"/>
    <w:rsid w:val="00BD1CBC"/>
    <w:rsid w:val="00BD3B96"/>
    <w:rsid w:val="00BD3DCF"/>
    <w:rsid w:val="00BD4070"/>
    <w:rsid w:val="00BD5321"/>
    <w:rsid w:val="00BE031F"/>
    <w:rsid w:val="00BE1FD7"/>
    <w:rsid w:val="00BE22E3"/>
    <w:rsid w:val="00BE32AA"/>
    <w:rsid w:val="00BE32E1"/>
    <w:rsid w:val="00BE3398"/>
    <w:rsid w:val="00BE4074"/>
    <w:rsid w:val="00BE474B"/>
    <w:rsid w:val="00BE72A5"/>
    <w:rsid w:val="00BE76F0"/>
    <w:rsid w:val="00BE77D1"/>
    <w:rsid w:val="00BE7E90"/>
    <w:rsid w:val="00BF105C"/>
    <w:rsid w:val="00BF13AF"/>
    <w:rsid w:val="00BF13EC"/>
    <w:rsid w:val="00BF31E2"/>
    <w:rsid w:val="00BF644E"/>
    <w:rsid w:val="00C0059A"/>
    <w:rsid w:val="00C0069A"/>
    <w:rsid w:val="00C0398D"/>
    <w:rsid w:val="00C0498B"/>
    <w:rsid w:val="00C04D8A"/>
    <w:rsid w:val="00C06A48"/>
    <w:rsid w:val="00C06AA2"/>
    <w:rsid w:val="00C06C45"/>
    <w:rsid w:val="00C06F25"/>
    <w:rsid w:val="00C1162F"/>
    <w:rsid w:val="00C133FE"/>
    <w:rsid w:val="00C13D9A"/>
    <w:rsid w:val="00C15E10"/>
    <w:rsid w:val="00C21D27"/>
    <w:rsid w:val="00C21F43"/>
    <w:rsid w:val="00C221F3"/>
    <w:rsid w:val="00C23969"/>
    <w:rsid w:val="00C25E21"/>
    <w:rsid w:val="00C2686E"/>
    <w:rsid w:val="00C26CB4"/>
    <w:rsid w:val="00C30182"/>
    <w:rsid w:val="00C325E7"/>
    <w:rsid w:val="00C35212"/>
    <w:rsid w:val="00C3655B"/>
    <w:rsid w:val="00C37930"/>
    <w:rsid w:val="00C404DC"/>
    <w:rsid w:val="00C40689"/>
    <w:rsid w:val="00C40716"/>
    <w:rsid w:val="00C40EC1"/>
    <w:rsid w:val="00C413E6"/>
    <w:rsid w:val="00C41C4B"/>
    <w:rsid w:val="00C43993"/>
    <w:rsid w:val="00C43A55"/>
    <w:rsid w:val="00C44908"/>
    <w:rsid w:val="00C45305"/>
    <w:rsid w:val="00C476B9"/>
    <w:rsid w:val="00C477CC"/>
    <w:rsid w:val="00C47A5B"/>
    <w:rsid w:val="00C52ED9"/>
    <w:rsid w:val="00C531E1"/>
    <w:rsid w:val="00C541BD"/>
    <w:rsid w:val="00C54FB0"/>
    <w:rsid w:val="00C55B09"/>
    <w:rsid w:val="00C55B13"/>
    <w:rsid w:val="00C61312"/>
    <w:rsid w:val="00C61A1D"/>
    <w:rsid w:val="00C642E3"/>
    <w:rsid w:val="00C66294"/>
    <w:rsid w:val="00C66BC9"/>
    <w:rsid w:val="00C705AB"/>
    <w:rsid w:val="00C71690"/>
    <w:rsid w:val="00C725F5"/>
    <w:rsid w:val="00C73233"/>
    <w:rsid w:val="00C73CAC"/>
    <w:rsid w:val="00C74F14"/>
    <w:rsid w:val="00C75D4D"/>
    <w:rsid w:val="00C76705"/>
    <w:rsid w:val="00C80DA9"/>
    <w:rsid w:val="00C80FBF"/>
    <w:rsid w:val="00C817DD"/>
    <w:rsid w:val="00C82A5B"/>
    <w:rsid w:val="00C82F73"/>
    <w:rsid w:val="00C831CD"/>
    <w:rsid w:val="00C85519"/>
    <w:rsid w:val="00C868C5"/>
    <w:rsid w:val="00C879ED"/>
    <w:rsid w:val="00C9029A"/>
    <w:rsid w:val="00C90F3F"/>
    <w:rsid w:val="00C919FD"/>
    <w:rsid w:val="00C9205B"/>
    <w:rsid w:val="00C92E95"/>
    <w:rsid w:val="00C92EA2"/>
    <w:rsid w:val="00C93B57"/>
    <w:rsid w:val="00C93FCF"/>
    <w:rsid w:val="00C9507B"/>
    <w:rsid w:val="00C953C7"/>
    <w:rsid w:val="00C959C6"/>
    <w:rsid w:val="00C970A1"/>
    <w:rsid w:val="00CA0CAC"/>
    <w:rsid w:val="00CA0DA6"/>
    <w:rsid w:val="00CA104E"/>
    <w:rsid w:val="00CA2D59"/>
    <w:rsid w:val="00CA46B5"/>
    <w:rsid w:val="00CA4924"/>
    <w:rsid w:val="00CA6B80"/>
    <w:rsid w:val="00CA72BD"/>
    <w:rsid w:val="00CB226A"/>
    <w:rsid w:val="00CB2585"/>
    <w:rsid w:val="00CB2A87"/>
    <w:rsid w:val="00CB4055"/>
    <w:rsid w:val="00CB4C12"/>
    <w:rsid w:val="00CB641A"/>
    <w:rsid w:val="00CB7969"/>
    <w:rsid w:val="00CB7BAB"/>
    <w:rsid w:val="00CC1235"/>
    <w:rsid w:val="00CC2036"/>
    <w:rsid w:val="00CC42DE"/>
    <w:rsid w:val="00CC54D9"/>
    <w:rsid w:val="00CC7FFE"/>
    <w:rsid w:val="00CD2558"/>
    <w:rsid w:val="00CD2E45"/>
    <w:rsid w:val="00CD59D5"/>
    <w:rsid w:val="00CD710F"/>
    <w:rsid w:val="00CD7301"/>
    <w:rsid w:val="00CD7486"/>
    <w:rsid w:val="00CD7E15"/>
    <w:rsid w:val="00CE23BA"/>
    <w:rsid w:val="00CE260C"/>
    <w:rsid w:val="00CE2681"/>
    <w:rsid w:val="00CE30E7"/>
    <w:rsid w:val="00CE4113"/>
    <w:rsid w:val="00CE7832"/>
    <w:rsid w:val="00CF1580"/>
    <w:rsid w:val="00CF1DEB"/>
    <w:rsid w:val="00CF2853"/>
    <w:rsid w:val="00CF3361"/>
    <w:rsid w:val="00CF40D5"/>
    <w:rsid w:val="00D0062A"/>
    <w:rsid w:val="00D00760"/>
    <w:rsid w:val="00D01288"/>
    <w:rsid w:val="00D0245E"/>
    <w:rsid w:val="00D02A63"/>
    <w:rsid w:val="00D02CA9"/>
    <w:rsid w:val="00D04449"/>
    <w:rsid w:val="00D04D2F"/>
    <w:rsid w:val="00D05443"/>
    <w:rsid w:val="00D06939"/>
    <w:rsid w:val="00D071AA"/>
    <w:rsid w:val="00D1024D"/>
    <w:rsid w:val="00D10E70"/>
    <w:rsid w:val="00D1149B"/>
    <w:rsid w:val="00D12094"/>
    <w:rsid w:val="00D12151"/>
    <w:rsid w:val="00D12B73"/>
    <w:rsid w:val="00D13762"/>
    <w:rsid w:val="00D141B8"/>
    <w:rsid w:val="00D16756"/>
    <w:rsid w:val="00D16B45"/>
    <w:rsid w:val="00D1719A"/>
    <w:rsid w:val="00D205FF"/>
    <w:rsid w:val="00D2120E"/>
    <w:rsid w:val="00D21FDF"/>
    <w:rsid w:val="00D23955"/>
    <w:rsid w:val="00D2451E"/>
    <w:rsid w:val="00D245C7"/>
    <w:rsid w:val="00D24704"/>
    <w:rsid w:val="00D248C2"/>
    <w:rsid w:val="00D24A95"/>
    <w:rsid w:val="00D258FD"/>
    <w:rsid w:val="00D27E96"/>
    <w:rsid w:val="00D31838"/>
    <w:rsid w:val="00D344EA"/>
    <w:rsid w:val="00D34562"/>
    <w:rsid w:val="00D35472"/>
    <w:rsid w:val="00D3671A"/>
    <w:rsid w:val="00D40B50"/>
    <w:rsid w:val="00D42164"/>
    <w:rsid w:val="00D43CC0"/>
    <w:rsid w:val="00D44205"/>
    <w:rsid w:val="00D447E5"/>
    <w:rsid w:val="00D462D4"/>
    <w:rsid w:val="00D46A02"/>
    <w:rsid w:val="00D46D24"/>
    <w:rsid w:val="00D509B8"/>
    <w:rsid w:val="00D5170F"/>
    <w:rsid w:val="00D518F6"/>
    <w:rsid w:val="00D51C97"/>
    <w:rsid w:val="00D52AD6"/>
    <w:rsid w:val="00D52D38"/>
    <w:rsid w:val="00D52DFE"/>
    <w:rsid w:val="00D55DC0"/>
    <w:rsid w:val="00D56BE9"/>
    <w:rsid w:val="00D6010F"/>
    <w:rsid w:val="00D60466"/>
    <w:rsid w:val="00D6153D"/>
    <w:rsid w:val="00D62AE2"/>
    <w:rsid w:val="00D62AFA"/>
    <w:rsid w:val="00D64CEF"/>
    <w:rsid w:val="00D64F33"/>
    <w:rsid w:val="00D71C5F"/>
    <w:rsid w:val="00D73D07"/>
    <w:rsid w:val="00D74BF6"/>
    <w:rsid w:val="00D825A3"/>
    <w:rsid w:val="00D82C6C"/>
    <w:rsid w:val="00D82DD6"/>
    <w:rsid w:val="00D83ACC"/>
    <w:rsid w:val="00D84734"/>
    <w:rsid w:val="00D84FA6"/>
    <w:rsid w:val="00D8558F"/>
    <w:rsid w:val="00D85ED8"/>
    <w:rsid w:val="00D8651B"/>
    <w:rsid w:val="00D87160"/>
    <w:rsid w:val="00D87908"/>
    <w:rsid w:val="00D87D3F"/>
    <w:rsid w:val="00D87FB9"/>
    <w:rsid w:val="00D90730"/>
    <w:rsid w:val="00D91AEC"/>
    <w:rsid w:val="00D9252A"/>
    <w:rsid w:val="00D92AE5"/>
    <w:rsid w:val="00D96EC5"/>
    <w:rsid w:val="00D96EF4"/>
    <w:rsid w:val="00DA296D"/>
    <w:rsid w:val="00DA3277"/>
    <w:rsid w:val="00DA561C"/>
    <w:rsid w:val="00DA5B80"/>
    <w:rsid w:val="00DA74FA"/>
    <w:rsid w:val="00DB0DDC"/>
    <w:rsid w:val="00DB110A"/>
    <w:rsid w:val="00DB21DF"/>
    <w:rsid w:val="00DB26F9"/>
    <w:rsid w:val="00DB2F77"/>
    <w:rsid w:val="00DB4046"/>
    <w:rsid w:val="00DB4959"/>
    <w:rsid w:val="00DB4D17"/>
    <w:rsid w:val="00DB502E"/>
    <w:rsid w:val="00DB554E"/>
    <w:rsid w:val="00DB5A1F"/>
    <w:rsid w:val="00DB5F98"/>
    <w:rsid w:val="00DB5FA0"/>
    <w:rsid w:val="00DB6B20"/>
    <w:rsid w:val="00DB75AF"/>
    <w:rsid w:val="00DC0721"/>
    <w:rsid w:val="00DC1145"/>
    <w:rsid w:val="00DC2605"/>
    <w:rsid w:val="00DD0D7F"/>
    <w:rsid w:val="00DD1A00"/>
    <w:rsid w:val="00DD3039"/>
    <w:rsid w:val="00DD6764"/>
    <w:rsid w:val="00DD6819"/>
    <w:rsid w:val="00DE09B0"/>
    <w:rsid w:val="00DE1823"/>
    <w:rsid w:val="00DE2A5B"/>
    <w:rsid w:val="00DE39CD"/>
    <w:rsid w:val="00DE45BE"/>
    <w:rsid w:val="00DF1DEC"/>
    <w:rsid w:val="00DF2011"/>
    <w:rsid w:val="00DF2D6A"/>
    <w:rsid w:val="00DF30C8"/>
    <w:rsid w:val="00DF3654"/>
    <w:rsid w:val="00DF383E"/>
    <w:rsid w:val="00DF41F7"/>
    <w:rsid w:val="00DF6DEC"/>
    <w:rsid w:val="00DF7923"/>
    <w:rsid w:val="00E00C45"/>
    <w:rsid w:val="00E00D4F"/>
    <w:rsid w:val="00E02408"/>
    <w:rsid w:val="00E03826"/>
    <w:rsid w:val="00E0526E"/>
    <w:rsid w:val="00E06980"/>
    <w:rsid w:val="00E06A32"/>
    <w:rsid w:val="00E06AAA"/>
    <w:rsid w:val="00E06DB8"/>
    <w:rsid w:val="00E0724E"/>
    <w:rsid w:val="00E07961"/>
    <w:rsid w:val="00E10026"/>
    <w:rsid w:val="00E10987"/>
    <w:rsid w:val="00E12F30"/>
    <w:rsid w:val="00E135D5"/>
    <w:rsid w:val="00E14B25"/>
    <w:rsid w:val="00E14B3E"/>
    <w:rsid w:val="00E15A49"/>
    <w:rsid w:val="00E15E0C"/>
    <w:rsid w:val="00E15ED3"/>
    <w:rsid w:val="00E17452"/>
    <w:rsid w:val="00E17AA0"/>
    <w:rsid w:val="00E17E42"/>
    <w:rsid w:val="00E2053B"/>
    <w:rsid w:val="00E22349"/>
    <w:rsid w:val="00E22833"/>
    <w:rsid w:val="00E2284D"/>
    <w:rsid w:val="00E24F4F"/>
    <w:rsid w:val="00E252B6"/>
    <w:rsid w:val="00E27053"/>
    <w:rsid w:val="00E3102C"/>
    <w:rsid w:val="00E34D31"/>
    <w:rsid w:val="00E35C95"/>
    <w:rsid w:val="00E36377"/>
    <w:rsid w:val="00E36D82"/>
    <w:rsid w:val="00E40477"/>
    <w:rsid w:val="00E4577E"/>
    <w:rsid w:val="00E4606D"/>
    <w:rsid w:val="00E46FA0"/>
    <w:rsid w:val="00E47A33"/>
    <w:rsid w:val="00E50208"/>
    <w:rsid w:val="00E525F2"/>
    <w:rsid w:val="00E52CEF"/>
    <w:rsid w:val="00E52EC2"/>
    <w:rsid w:val="00E5313E"/>
    <w:rsid w:val="00E55E3E"/>
    <w:rsid w:val="00E57132"/>
    <w:rsid w:val="00E634BB"/>
    <w:rsid w:val="00E63B39"/>
    <w:rsid w:val="00E66F10"/>
    <w:rsid w:val="00E67099"/>
    <w:rsid w:val="00E73918"/>
    <w:rsid w:val="00E740EE"/>
    <w:rsid w:val="00E75A2C"/>
    <w:rsid w:val="00E77194"/>
    <w:rsid w:val="00E77D51"/>
    <w:rsid w:val="00E81747"/>
    <w:rsid w:val="00E81D5A"/>
    <w:rsid w:val="00E82053"/>
    <w:rsid w:val="00E82F81"/>
    <w:rsid w:val="00E836B1"/>
    <w:rsid w:val="00E843D7"/>
    <w:rsid w:val="00E84817"/>
    <w:rsid w:val="00E85A89"/>
    <w:rsid w:val="00E86313"/>
    <w:rsid w:val="00E916CB"/>
    <w:rsid w:val="00E94CF5"/>
    <w:rsid w:val="00E9538D"/>
    <w:rsid w:val="00E97D4A"/>
    <w:rsid w:val="00EA14A2"/>
    <w:rsid w:val="00EA1704"/>
    <w:rsid w:val="00EA221E"/>
    <w:rsid w:val="00EA317E"/>
    <w:rsid w:val="00EA4443"/>
    <w:rsid w:val="00EA4CE9"/>
    <w:rsid w:val="00EA5664"/>
    <w:rsid w:val="00EA6302"/>
    <w:rsid w:val="00EA684B"/>
    <w:rsid w:val="00EA77B1"/>
    <w:rsid w:val="00EA7B56"/>
    <w:rsid w:val="00EB024E"/>
    <w:rsid w:val="00EB0440"/>
    <w:rsid w:val="00EB095A"/>
    <w:rsid w:val="00EB4724"/>
    <w:rsid w:val="00EB4788"/>
    <w:rsid w:val="00EB4BAA"/>
    <w:rsid w:val="00EB6F34"/>
    <w:rsid w:val="00EB76B8"/>
    <w:rsid w:val="00EC1C1E"/>
    <w:rsid w:val="00EC2299"/>
    <w:rsid w:val="00EC35E9"/>
    <w:rsid w:val="00EC7361"/>
    <w:rsid w:val="00ED0318"/>
    <w:rsid w:val="00ED14A9"/>
    <w:rsid w:val="00ED3043"/>
    <w:rsid w:val="00ED381A"/>
    <w:rsid w:val="00ED3F88"/>
    <w:rsid w:val="00ED59ED"/>
    <w:rsid w:val="00ED73F4"/>
    <w:rsid w:val="00ED74F2"/>
    <w:rsid w:val="00ED76FC"/>
    <w:rsid w:val="00EE1CD4"/>
    <w:rsid w:val="00EE2327"/>
    <w:rsid w:val="00EE2442"/>
    <w:rsid w:val="00EE2FBF"/>
    <w:rsid w:val="00EE6A12"/>
    <w:rsid w:val="00EE70A4"/>
    <w:rsid w:val="00EE7C4B"/>
    <w:rsid w:val="00EE7ED5"/>
    <w:rsid w:val="00EF0A09"/>
    <w:rsid w:val="00EF0B37"/>
    <w:rsid w:val="00EF27D9"/>
    <w:rsid w:val="00EF2E60"/>
    <w:rsid w:val="00EF2F35"/>
    <w:rsid w:val="00EF3975"/>
    <w:rsid w:val="00EF3E9C"/>
    <w:rsid w:val="00EF40EF"/>
    <w:rsid w:val="00EF711B"/>
    <w:rsid w:val="00EF74CA"/>
    <w:rsid w:val="00EF78F3"/>
    <w:rsid w:val="00EF7958"/>
    <w:rsid w:val="00F00A8D"/>
    <w:rsid w:val="00F00CF5"/>
    <w:rsid w:val="00F02717"/>
    <w:rsid w:val="00F032E5"/>
    <w:rsid w:val="00F04F95"/>
    <w:rsid w:val="00F05CD8"/>
    <w:rsid w:val="00F05E85"/>
    <w:rsid w:val="00F06460"/>
    <w:rsid w:val="00F06A3F"/>
    <w:rsid w:val="00F07E85"/>
    <w:rsid w:val="00F102D8"/>
    <w:rsid w:val="00F10544"/>
    <w:rsid w:val="00F115BC"/>
    <w:rsid w:val="00F11DB6"/>
    <w:rsid w:val="00F138C8"/>
    <w:rsid w:val="00F13FB8"/>
    <w:rsid w:val="00F15573"/>
    <w:rsid w:val="00F15C59"/>
    <w:rsid w:val="00F15CD5"/>
    <w:rsid w:val="00F1792A"/>
    <w:rsid w:val="00F20AA8"/>
    <w:rsid w:val="00F20F1B"/>
    <w:rsid w:val="00F2248A"/>
    <w:rsid w:val="00F24E4A"/>
    <w:rsid w:val="00F2566C"/>
    <w:rsid w:val="00F259A1"/>
    <w:rsid w:val="00F25B6F"/>
    <w:rsid w:val="00F265B0"/>
    <w:rsid w:val="00F27280"/>
    <w:rsid w:val="00F30FC7"/>
    <w:rsid w:val="00F32731"/>
    <w:rsid w:val="00F32F19"/>
    <w:rsid w:val="00F33471"/>
    <w:rsid w:val="00F3371C"/>
    <w:rsid w:val="00F33DDE"/>
    <w:rsid w:val="00F34750"/>
    <w:rsid w:val="00F3541D"/>
    <w:rsid w:val="00F3692F"/>
    <w:rsid w:val="00F36993"/>
    <w:rsid w:val="00F36B9C"/>
    <w:rsid w:val="00F37539"/>
    <w:rsid w:val="00F37F9B"/>
    <w:rsid w:val="00F40E30"/>
    <w:rsid w:val="00F417F6"/>
    <w:rsid w:val="00F41CFC"/>
    <w:rsid w:val="00F444E1"/>
    <w:rsid w:val="00F4485C"/>
    <w:rsid w:val="00F44D7D"/>
    <w:rsid w:val="00F519FE"/>
    <w:rsid w:val="00F51C2F"/>
    <w:rsid w:val="00F530F1"/>
    <w:rsid w:val="00F53CBE"/>
    <w:rsid w:val="00F5494D"/>
    <w:rsid w:val="00F54B5F"/>
    <w:rsid w:val="00F55EF8"/>
    <w:rsid w:val="00F56E6E"/>
    <w:rsid w:val="00F60E0F"/>
    <w:rsid w:val="00F65A18"/>
    <w:rsid w:val="00F65A3D"/>
    <w:rsid w:val="00F662D9"/>
    <w:rsid w:val="00F66AF3"/>
    <w:rsid w:val="00F66C32"/>
    <w:rsid w:val="00F70CF5"/>
    <w:rsid w:val="00F76AFB"/>
    <w:rsid w:val="00F76D95"/>
    <w:rsid w:val="00F77C20"/>
    <w:rsid w:val="00F80B3E"/>
    <w:rsid w:val="00F818F3"/>
    <w:rsid w:val="00F82E38"/>
    <w:rsid w:val="00F855F0"/>
    <w:rsid w:val="00F8701F"/>
    <w:rsid w:val="00F924CD"/>
    <w:rsid w:val="00F929F2"/>
    <w:rsid w:val="00F950AC"/>
    <w:rsid w:val="00F95534"/>
    <w:rsid w:val="00F9645E"/>
    <w:rsid w:val="00FA02E4"/>
    <w:rsid w:val="00FA14D0"/>
    <w:rsid w:val="00FA15AC"/>
    <w:rsid w:val="00FA16BF"/>
    <w:rsid w:val="00FA5D39"/>
    <w:rsid w:val="00FA6050"/>
    <w:rsid w:val="00FA65B8"/>
    <w:rsid w:val="00FA7557"/>
    <w:rsid w:val="00FA7CC3"/>
    <w:rsid w:val="00FB169F"/>
    <w:rsid w:val="00FB16A3"/>
    <w:rsid w:val="00FB3567"/>
    <w:rsid w:val="00FB521C"/>
    <w:rsid w:val="00FB5CBC"/>
    <w:rsid w:val="00FB7F26"/>
    <w:rsid w:val="00FC0AFF"/>
    <w:rsid w:val="00FC1203"/>
    <w:rsid w:val="00FC3982"/>
    <w:rsid w:val="00FC3FD0"/>
    <w:rsid w:val="00FC41ED"/>
    <w:rsid w:val="00FC65AD"/>
    <w:rsid w:val="00FC719B"/>
    <w:rsid w:val="00FC744C"/>
    <w:rsid w:val="00FD2093"/>
    <w:rsid w:val="00FD217D"/>
    <w:rsid w:val="00FD2A08"/>
    <w:rsid w:val="00FD3BA4"/>
    <w:rsid w:val="00FD4CE7"/>
    <w:rsid w:val="00FD6A20"/>
    <w:rsid w:val="00FD7298"/>
    <w:rsid w:val="00FD7579"/>
    <w:rsid w:val="00FD7B9D"/>
    <w:rsid w:val="00FE20EF"/>
    <w:rsid w:val="00FE27CD"/>
    <w:rsid w:val="00FE2F36"/>
    <w:rsid w:val="00FE55C9"/>
    <w:rsid w:val="00FE5E2F"/>
    <w:rsid w:val="00FE7C3E"/>
    <w:rsid w:val="00FF2634"/>
    <w:rsid w:val="00FF2AEF"/>
    <w:rsid w:val="00FF4CA5"/>
    <w:rsid w:val="00FF7F9A"/>
    <w:rsid w:val="00FF7FBE"/>
    <w:rsid w:val="012D66CB"/>
    <w:rsid w:val="021F6013"/>
    <w:rsid w:val="035D1FC1"/>
    <w:rsid w:val="049B15E7"/>
    <w:rsid w:val="09C33654"/>
    <w:rsid w:val="0CE8092C"/>
    <w:rsid w:val="0F4F6A1D"/>
    <w:rsid w:val="11FC011F"/>
    <w:rsid w:val="1B5131F4"/>
    <w:rsid w:val="1CA041B3"/>
    <w:rsid w:val="23F438BF"/>
    <w:rsid w:val="24C543A1"/>
    <w:rsid w:val="2672389F"/>
    <w:rsid w:val="2DA16AB9"/>
    <w:rsid w:val="2F5169D5"/>
    <w:rsid w:val="304A1917"/>
    <w:rsid w:val="32A001FB"/>
    <w:rsid w:val="40CB2694"/>
    <w:rsid w:val="49967EE5"/>
    <w:rsid w:val="4D357A66"/>
    <w:rsid w:val="63350368"/>
    <w:rsid w:val="64852C29"/>
    <w:rsid w:val="65A74E21"/>
    <w:rsid w:val="67197FB2"/>
    <w:rsid w:val="6BCC3D9F"/>
    <w:rsid w:val="70C64CF5"/>
    <w:rsid w:val="70F62593"/>
    <w:rsid w:val="76177DD8"/>
    <w:rsid w:val="77260F28"/>
    <w:rsid w:val="789D27E0"/>
    <w:rsid w:val="7C6929D9"/>
    <w:rsid w:val="7D9B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D0CB4AB-BCAF-49D1-B5EB-D777BB6E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Batang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ascii="Arial" w:hAnsi="Arial"/>
      <w:lang w:val="en-GB" w:eastAsia="ko-KR"/>
    </w:rPr>
  </w:style>
  <w:style w:type="paragraph" w:styleId="1">
    <w:name w:val="heading 1"/>
    <w:basedOn w:val="a0"/>
    <w:next w:val="a0"/>
    <w:qFormat/>
    <w:pPr>
      <w:keepNext/>
      <w:adjustRightInd w:val="0"/>
      <w:jc w:val="both"/>
      <w:outlineLvl w:val="0"/>
    </w:pPr>
    <w:rPr>
      <w:rFonts w:cs="Arial"/>
      <w:b/>
      <w:color w:val="0000FF"/>
      <w:sz w:val="28"/>
      <w:szCs w:val="32"/>
    </w:rPr>
  </w:style>
  <w:style w:type="paragraph" w:styleId="2">
    <w:name w:val="heading 2"/>
    <w:basedOn w:val="a0"/>
    <w:next w:val="a0"/>
    <w:qFormat/>
    <w:pPr>
      <w:keepNext/>
      <w:ind w:left="567" w:hanging="567"/>
      <w:jc w:val="both"/>
      <w:outlineLvl w:val="1"/>
    </w:pPr>
    <w:rPr>
      <w:b/>
    </w:rPr>
  </w:style>
  <w:style w:type="paragraph" w:styleId="3">
    <w:name w:val="heading 3"/>
    <w:basedOn w:val="a0"/>
    <w:next w:val="a0"/>
    <w:link w:val="3Char"/>
    <w:qFormat/>
    <w:pPr>
      <w:keepNext/>
      <w:ind w:left="709" w:hanging="709"/>
      <w:jc w:val="both"/>
      <w:outlineLvl w:val="2"/>
    </w:pPr>
    <w:rPr>
      <w:b/>
    </w:rPr>
  </w:style>
  <w:style w:type="paragraph" w:styleId="4">
    <w:name w:val="heading 4"/>
    <w:basedOn w:val="a0"/>
    <w:next w:val="a0"/>
    <w:link w:val="4Char"/>
    <w:qFormat/>
    <w:pPr>
      <w:keepNext/>
      <w:ind w:left="851" w:hanging="851"/>
      <w:jc w:val="both"/>
      <w:outlineLvl w:val="3"/>
    </w:pPr>
    <w:rPr>
      <w:b/>
      <w:bCs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link w:val="Char"/>
    <w:rPr>
      <w:rFonts w:ascii="Gulim" w:eastAsia="Gulim"/>
      <w:sz w:val="18"/>
      <w:szCs w:val="18"/>
    </w:rPr>
  </w:style>
  <w:style w:type="paragraph" w:styleId="a5">
    <w:name w:val="annotation text"/>
    <w:basedOn w:val="a0"/>
  </w:style>
  <w:style w:type="paragraph" w:styleId="a6">
    <w:name w:val="Body Text"/>
    <w:basedOn w:val="a0"/>
    <w:link w:val="Char0"/>
    <w:uiPriority w:val="99"/>
    <w:semiHidden/>
    <w:unhideWhenUsed/>
    <w:qFormat/>
    <w:pPr>
      <w:spacing w:after="120"/>
    </w:pPr>
  </w:style>
  <w:style w:type="paragraph" w:styleId="a7">
    <w:name w:val="Body Text Indent"/>
    <w:basedOn w:val="a0"/>
    <w:link w:val="Char1"/>
    <w:uiPriority w:val="99"/>
    <w:semiHidden/>
    <w:unhideWhenUsed/>
    <w:qFormat/>
    <w:pPr>
      <w:spacing w:after="120"/>
      <w:ind w:leftChars="200" w:left="420"/>
    </w:pPr>
  </w:style>
  <w:style w:type="paragraph" w:styleId="30">
    <w:name w:val="toc 3"/>
    <w:basedOn w:val="a0"/>
    <w:next w:val="a0"/>
    <w:uiPriority w:val="39"/>
    <w:qFormat/>
    <w:pPr>
      <w:ind w:leftChars="400" w:left="850"/>
    </w:pPr>
  </w:style>
  <w:style w:type="paragraph" w:styleId="a8">
    <w:name w:val="Date"/>
    <w:basedOn w:val="a0"/>
    <w:next w:val="a0"/>
    <w:qFormat/>
  </w:style>
  <w:style w:type="paragraph" w:styleId="a9">
    <w:name w:val="Balloon Text"/>
    <w:basedOn w:val="a0"/>
    <w:qFormat/>
    <w:rPr>
      <w:rFonts w:eastAsia="Dotum"/>
      <w:sz w:val="18"/>
      <w:szCs w:val="18"/>
    </w:rPr>
  </w:style>
  <w:style w:type="paragraph" w:styleId="aa">
    <w:name w:val="footer"/>
    <w:basedOn w:val="a0"/>
    <w:link w:val="Char2"/>
    <w:qFormat/>
    <w:pPr>
      <w:tabs>
        <w:tab w:val="center" w:pos="4252"/>
        <w:tab w:val="right" w:pos="8504"/>
      </w:tabs>
      <w:snapToGrid w:val="0"/>
    </w:pPr>
  </w:style>
  <w:style w:type="paragraph" w:styleId="ab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10">
    <w:name w:val="toc 1"/>
    <w:basedOn w:val="a0"/>
    <w:next w:val="a0"/>
    <w:uiPriority w:val="39"/>
  </w:style>
  <w:style w:type="paragraph" w:styleId="a">
    <w:name w:val="List"/>
    <w:basedOn w:val="a0"/>
    <w:qFormat/>
    <w:pPr>
      <w:widowControl w:val="0"/>
      <w:numPr>
        <w:numId w:val="1"/>
      </w:numPr>
      <w:spacing w:line="360" w:lineRule="auto"/>
    </w:pPr>
    <w:rPr>
      <w:rFonts w:ascii="Times New Roman" w:eastAsia="楷体_GB2312" w:hAnsi="Times New Roman"/>
      <w:kern w:val="2"/>
      <w:sz w:val="24"/>
      <w:szCs w:val="24"/>
      <w:lang w:val="en-US" w:eastAsia="zh-CN"/>
    </w:rPr>
  </w:style>
  <w:style w:type="paragraph" w:styleId="20">
    <w:name w:val="toc 2"/>
    <w:basedOn w:val="a0"/>
    <w:next w:val="a0"/>
    <w:uiPriority w:val="39"/>
    <w:qFormat/>
    <w:pPr>
      <w:ind w:leftChars="200" w:left="425"/>
    </w:pPr>
  </w:style>
  <w:style w:type="paragraph" w:styleId="ac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 w:eastAsia="zh-CN"/>
    </w:rPr>
  </w:style>
  <w:style w:type="paragraph" w:styleId="21">
    <w:name w:val="index 2"/>
    <w:basedOn w:val="a0"/>
    <w:next w:val="a0"/>
    <w:autoRedefine/>
    <w:semiHidden/>
    <w:qFormat/>
    <w:pPr>
      <w:widowControl w:val="0"/>
      <w:ind w:left="420" w:hanging="210"/>
    </w:pPr>
    <w:rPr>
      <w:rFonts w:ascii="Times New Roman" w:eastAsia="宋体" w:hAnsi="Times New Roman"/>
      <w:kern w:val="2"/>
      <w:sz w:val="21"/>
      <w:szCs w:val="24"/>
      <w:lang w:val="en-US" w:eastAsia="zh-CN"/>
    </w:rPr>
  </w:style>
  <w:style w:type="paragraph" w:styleId="ad">
    <w:name w:val="annotation subject"/>
    <w:basedOn w:val="a5"/>
    <w:next w:val="a5"/>
    <w:qFormat/>
    <w:rPr>
      <w:b/>
      <w:bCs/>
    </w:rPr>
  </w:style>
  <w:style w:type="paragraph" w:styleId="22">
    <w:name w:val="Body Text First Indent 2"/>
    <w:basedOn w:val="a7"/>
    <w:link w:val="2Char"/>
    <w:uiPriority w:val="99"/>
    <w:unhideWhenUsed/>
    <w:qFormat/>
    <w:pPr>
      <w:ind w:firstLineChars="200" w:firstLine="420"/>
    </w:pPr>
  </w:style>
  <w:style w:type="table" w:styleId="ae">
    <w:name w:val="Table Grid"/>
    <w:basedOn w:val="a2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page number"/>
    <w:basedOn w:val="a1"/>
  </w:style>
  <w:style w:type="character" w:styleId="af0">
    <w:name w:val="Hyperlink"/>
    <w:uiPriority w:val="99"/>
    <w:rPr>
      <w:color w:val="0000FF"/>
      <w:u w:val="single"/>
    </w:rPr>
  </w:style>
  <w:style w:type="character" w:styleId="af1">
    <w:name w:val="annotation reference"/>
    <w:rPr>
      <w:sz w:val="18"/>
      <w:szCs w:val="18"/>
    </w:rPr>
  </w:style>
  <w:style w:type="character" w:customStyle="1" w:styleId="Char2">
    <w:name w:val="页脚 Char"/>
    <w:link w:val="aa"/>
    <w:rPr>
      <w:rFonts w:ascii="Arial" w:hAnsi="Arial"/>
      <w:lang w:val="en-GB"/>
    </w:rPr>
  </w:style>
  <w:style w:type="character" w:customStyle="1" w:styleId="Char">
    <w:name w:val="文档结构图 Char"/>
    <w:link w:val="a4"/>
    <w:rPr>
      <w:rFonts w:ascii="Gulim" w:eastAsia="Gulim" w:hAnsi="Arial"/>
      <w:sz w:val="18"/>
      <w:szCs w:val="18"/>
      <w:lang w:val="en-GB"/>
    </w:rPr>
  </w:style>
  <w:style w:type="paragraph" w:styleId="af2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23">
    <w:name w:val="스타일 제목 2 + 파랑"/>
    <w:basedOn w:val="2"/>
    <w:qFormat/>
    <w:rPr>
      <w:bCs/>
      <w:color w:val="0000FF"/>
      <w:sz w:val="24"/>
    </w:rPr>
  </w:style>
  <w:style w:type="paragraph" w:customStyle="1" w:styleId="12">
    <w:name w:val="正文1"/>
    <w:link w:val="Char4"/>
    <w:qFormat/>
    <w:pPr>
      <w:ind w:firstLine="420"/>
    </w:pPr>
    <w:rPr>
      <w:rFonts w:eastAsia="宋体" w:cs="宋体"/>
    </w:rPr>
  </w:style>
  <w:style w:type="character" w:customStyle="1" w:styleId="Char4">
    <w:name w:val="正文 Char"/>
    <w:link w:val="12"/>
    <w:qFormat/>
    <w:rPr>
      <w:rFonts w:eastAsia="宋体" w:cs="宋体"/>
      <w:lang w:val="en-US" w:eastAsia="zh-CN" w:bidi="ar-SA"/>
    </w:rPr>
  </w:style>
  <w:style w:type="paragraph" w:customStyle="1" w:styleId="CharCharChar">
    <w:name w:val="Char Char Char"/>
    <w:basedOn w:val="a0"/>
    <w:qFormat/>
    <w:pPr>
      <w:widowControl w:val="0"/>
      <w:jc w:val="both"/>
    </w:pPr>
    <w:rPr>
      <w:rFonts w:ascii="Times New Roman" w:eastAsia="宋体" w:hAnsi="Times New Roman"/>
      <w:snapToGrid w:val="0"/>
      <w:sz w:val="21"/>
      <w:szCs w:val="21"/>
      <w:lang w:val="en-US" w:eastAsia="zh-CN"/>
    </w:rPr>
  </w:style>
  <w:style w:type="paragraph" w:customStyle="1" w:styleId="11">
    <w:name w:val="标题 11"/>
    <w:basedOn w:val="a0"/>
    <w:next w:val="a6"/>
    <w:qFormat/>
    <w:pPr>
      <w:keepNext/>
      <w:widowControl w:val="0"/>
      <w:numPr>
        <w:numId w:val="2"/>
      </w:numPr>
      <w:suppressAutoHyphens/>
      <w:spacing w:before="340" w:after="330" w:line="578" w:lineRule="auto"/>
      <w:jc w:val="both"/>
      <w:outlineLvl w:val="0"/>
    </w:pPr>
    <w:rPr>
      <w:rFonts w:ascii="Times New Roman" w:eastAsia="宋体" w:hAnsi="Times New Roman"/>
      <w:b/>
      <w:bCs/>
      <w:kern w:val="1"/>
      <w:sz w:val="44"/>
      <w:szCs w:val="44"/>
      <w:lang w:val="en-US" w:eastAsia="ar-SA"/>
    </w:rPr>
  </w:style>
  <w:style w:type="character" w:customStyle="1" w:styleId="Char0">
    <w:name w:val="正文文本 Char"/>
    <w:basedOn w:val="a1"/>
    <w:link w:val="a6"/>
    <w:uiPriority w:val="99"/>
    <w:semiHidden/>
    <w:qFormat/>
    <w:rPr>
      <w:rFonts w:ascii="Arial" w:hAnsi="Arial"/>
      <w:lang w:val="en-GB" w:eastAsia="ko-KR"/>
    </w:rPr>
  </w:style>
  <w:style w:type="character" w:customStyle="1" w:styleId="propvalue">
    <w:name w:val="propvalue"/>
    <w:basedOn w:val="a1"/>
    <w:qFormat/>
  </w:style>
  <w:style w:type="character" w:customStyle="1" w:styleId="5Char">
    <w:name w:val="标题 5 Char"/>
    <w:basedOn w:val="a1"/>
    <w:link w:val="5"/>
    <w:uiPriority w:val="9"/>
    <w:qFormat/>
    <w:rPr>
      <w:rFonts w:ascii="Arial" w:hAnsi="Arial"/>
      <w:b/>
      <w:bCs/>
      <w:sz w:val="28"/>
      <w:szCs w:val="28"/>
      <w:lang w:val="en-GB" w:eastAsia="ko-KR"/>
    </w:rPr>
  </w:style>
  <w:style w:type="character" w:customStyle="1" w:styleId="6Char">
    <w:name w:val="标题 6 Char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  <w:lang w:val="en-GB" w:eastAsia="ko-KR"/>
    </w:rPr>
  </w:style>
  <w:style w:type="character" w:customStyle="1" w:styleId="Char3">
    <w:name w:val="列出段落 Char"/>
    <w:link w:val="af2"/>
    <w:uiPriority w:val="34"/>
    <w:qFormat/>
    <w:locked/>
    <w:rPr>
      <w:rFonts w:ascii="Arial" w:hAnsi="Arial"/>
      <w:lang w:val="en-GB" w:eastAsia="ko-KR"/>
    </w:rPr>
  </w:style>
  <w:style w:type="character" w:customStyle="1" w:styleId="Char1">
    <w:name w:val="正文文本缩进 Char"/>
    <w:basedOn w:val="a1"/>
    <w:link w:val="a7"/>
    <w:uiPriority w:val="99"/>
    <w:semiHidden/>
    <w:qFormat/>
    <w:rPr>
      <w:rFonts w:ascii="Arial" w:hAnsi="Arial"/>
      <w:lang w:val="en-GB" w:eastAsia="ko-KR"/>
    </w:rPr>
  </w:style>
  <w:style w:type="character" w:customStyle="1" w:styleId="2Char">
    <w:name w:val="正文首行缩进 2 Char"/>
    <w:basedOn w:val="Char1"/>
    <w:link w:val="22"/>
    <w:uiPriority w:val="99"/>
    <w:qFormat/>
    <w:rPr>
      <w:rFonts w:ascii="Arial" w:hAnsi="Arial"/>
      <w:lang w:val="en-GB" w:eastAsia="ko-KR"/>
    </w:rPr>
  </w:style>
  <w:style w:type="character" w:customStyle="1" w:styleId="3Char">
    <w:name w:val="标题 3 Char"/>
    <w:basedOn w:val="a1"/>
    <w:link w:val="3"/>
    <w:qFormat/>
    <w:rPr>
      <w:rFonts w:ascii="Arial" w:hAnsi="Arial"/>
      <w:b/>
      <w:lang w:val="en-GB" w:eastAsia="ko-KR"/>
    </w:rPr>
  </w:style>
  <w:style w:type="character" w:customStyle="1" w:styleId="4Char">
    <w:name w:val="标题 4 Char"/>
    <w:basedOn w:val="a1"/>
    <w:link w:val="4"/>
    <w:qFormat/>
    <w:rPr>
      <w:rFonts w:ascii="Arial" w:hAnsi="Arial"/>
      <w:b/>
      <w:bCs/>
      <w:lang w:val="en-GB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Visio_2003-2010___2.vsd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8D5F0A-6764-46A8-A8F3-9D83D14EF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1775</Words>
  <Characters>10123</Characters>
  <Application>Microsoft Office Word</Application>
  <DocSecurity>0</DocSecurity>
  <Lines>84</Lines>
  <Paragraphs>23</Paragraphs>
  <ScaleCrop>false</ScaleCrop>
  <Company>HP</Company>
  <LinksUpToDate>false</LinksUpToDate>
  <CharactersWithSpaces>11875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</dc:title>
  <dc:creator>ILMAN CHUNG</dc:creator>
  <cp:lastModifiedBy>Microsoft 帐户</cp:lastModifiedBy>
  <cp:revision>32</cp:revision>
  <dcterms:created xsi:type="dcterms:W3CDTF">2016-04-20T12:42:00Z</dcterms:created>
  <dcterms:modified xsi:type="dcterms:W3CDTF">2026-04-22T10:17:00Z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eyJoZGlkIjoiMjUyMjhlZGJmZDE0NDVhYmFlNGZiNzc4MWI2MmMwMTciLCJ1c2VySWQiOiIzNzY4NDU2ODEifQ==</vt:lpwstr>
  </property>
  <property fmtid="{D5CDD505-2E9C-101B-9397-08002B2CF9AE}" pid="4" name="ICV">
    <vt:lpwstr>27060E9126A84BEB9006BE9B3156B8DE_12</vt:lpwstr>
  </property>
</Properties>
</file>